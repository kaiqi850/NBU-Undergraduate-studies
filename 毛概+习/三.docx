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line="240" w:lineRule="auto"/>
        <w:ind w:firstLine="201" w:firstLineChars="200"/>
        <w:rPr>
          <w:ins w:id="0" w:author="微软用户" w:date="2009-12-26T09:07:00Z"/>
          <w:rFonts w:hint="eastAsia"/>
          <w:b/>
          <w:sz w:val="10"/>
          <w:szCs w:val="10"/>
        </w:rPr>
      </w:pPr>
      <w:ins w:id="1" w:author="微软用户" w:date="2009-12-26T09:07:00Z">
        <w:r>
          <w:rPr>
            <w:rFonts w:hint="eastAsia"/>
            <w:b/>
            <w:sz w:val="10"/>
            <w:szCs w:val="10"/>
          </w:rPr>
          <w:t>三、判断题（</w:t>
        </w:r>
      </w:ins>
      <w:ins w:id="2" w:author="微软用户" w:date="2009-12-26T09:07:00Z">
        <w:r>
          <w:rPr>
            <w:rFonts w:hint="eastAsia"/>
            <w:b/>
            <w:color w:val="FF0000"/>
            <w:sz w:val="10"/>
            <w:szCs w:val="10"/>
            <w:highlight w:val="yellow"/>
          </w:rPr>
          <w:t>全部正确</w:t>
        </w:r>
      </w:ins>
      <w:ins w:id="3" w:author="微软用户" w:date="2009-12-26T09:07:00Z">
        <w:r>
          <w:rPr>
            <w:rFonts w:hint="eastAsia"/>
            <w:b/>
            <w:sz w:val="10"/>
            <w:szCs w:val="10"/>
          </w:rPr>
          <w:t>）</w:t>
        </w:r>
      </w:ins>
    </w:p>
    <w:p>
      <w:pPr>
        <w:bidi w:val="0"/>
        <w:spacing w:line="240" w:lineRule="auto"/>
        <w:ind w:firstLine="200" w:firstLineChars="200"/>
        <w:rPr>
          <w:rFonts w:hint="eastAsia"/>
          <w:sz w:val="10"/>
          <w:szCs w:val="10"/>
        </w:rPr>
      </w:pPr>
      <w:r>
        <w:rPr>
          <w:rFonts w:hint="eastAsia"/>
          <w:sz w:val="10"/>
          <w:szCs w:val="10"/>
        </w:rPr>
        <w:t>1．马克思主义中国化的各个理论成果，既一脉相承，又与时俱进，是一个统一的科学思想体系，它们辩证统一于中国革命、建设和改革的伟大历史实践中，不断开拓着马克思主义在中国发展的新境界。</w:t>
      </w:r>
    </w:p>
    <w:p>
      <w:pPr>
        <w:bidi w:val="0"/>
        <w:spacing w:line="240" w:lineRule="auto"/>
        <w:ind w:firstLine="150" w:firstLineChars="150"/>
        <w:rPr>
          <w:rFonts w:hint="eastAsia"/>
          <w:sz w:val="10"/>
          <w:szCs w:val="10"/>
        </w:rPr>
      </w:pPr>
      <w:r>
        <w:rPr>
          <w:rFonts w:hint="eastAsia"/>
          <w:sz w:val="10"/>
          <w:szCs w:val="10"/>
        </w:rPr>
        <w:t>2．</w:t>
      </w:r>
      <w:r>
        <w:rPr>
          <w:sz w:val="10"/>
          <w:szCs w:val="10"/>
        </w:rPr>
        <w:t>理论和实践相结合的作风，和人民群众紧密地联系在一起的作风，以及自我批评的作风，是中国共产党区别于其他任何政党的显著标志。</w:t>
      </w:r>
    </w:p>
    <w:p>
      <w:pPr>
        <w:bidi w:val="0"/>
        <w:spacing w:line="240" w:lineRule="auto"/>
        <w:ind w:firstLine="150" w:firstLineChars="150"/>
        <w:rPr>
          <w:rFonts w:hint="eastAsia"/>
          <w:sz w:val="10"/>
          <w:szCs w:val="10"/>
        </w:rPr>
      </w:pPr>
      <w:r>
        <w:rPr>
          <w:rFonts w:hint="eastAsia"/>
          <w:sz w:val="10"/>
          <w:szCs w:val="10"/>
        </w:rPr>
        <w:t>3．没有毛主席，至少我们中国人民还要在黑暗中摸索更长的时间。</w:t>
      </w:r>
    </w:p>
    <w:p>
      <w:pPr>
        <w:bidi w:val="0"/>
        <w:spacing w:line="240" w:lineRule="auto"/>
        <w:ind w:firstLine="150" w:firstLineChars="150"/>
        <w:rPr>
          <w:rFonts w:hint="eastAsia"/>
          <w:sz w:val="10"/>
          <w:szCs w:val="10"/>
        </w:rPr>
      </w:pPr>
      <w:r>
        <w:rPr>
          <w:rFonts w:hint="eastAsia"/>
          <w:sz w:val="10"/>
          <w:szCs w:val="10"/>
        </w:rPr>
        <w:t>4．时代主题的转换是邓小平理论形成的时代背景。</w:t>
      </w:r>
    </w:p>
    <w:p>
      <w:pPr>
        <w:bidi w:val="0"/>
        <w:spacing w:line="240" w:lineRule="auto"/>
        <w:ind w:firstLine="150" w:firstLineChars="150"/>
        <w:rPr>
          <w:rFonts w:hint="eastAsia"/>
          <w:sz w:val="10"/>
          <w:szCs w:val="10"/>
        </w:rPr>
      </w:pPr>
      <w:r>
        <w:rPr>
          <w:rFonts w:hint="eastAsia"/>
          <w:sz w:val="10"/>
          <w:szCs w:val="10"/>
        </w:rPr>
        <w:t>5．改革开放以来特别是十三届四中全会以来党和人民建设中国特色社会主义的伟大探索，是“三个代表”重要思想形成的实践基础。</w:t>
      </w:r>
    </w:p>
    <w:p>
      <w:pPr>
        <w:bidi w:val="0"/>
        <w:spacing w:line="240" w:lineRule="auto"/>
        <w:ind w:firstLine="150" w:firstLineChars="150"/>
        <w:rPr>
          <w:rFonts w:hint="eastAsia"/>
          <w:sz w:val="10"/>
          <w:szCs w:val="10"/>
        </w:rPr>
      </w:pPr>
      <w:r>
        <w:rPr>
          <w:rFonts w:hint="eastAsia"/>
          <w:sz w:val="10"/>
          <w:szCs w:val="10"/>
        </w:rPr>
        <w:t>6．</w:t>
      </w:r>
      <w:r>
        <w:rPr>
          <w:sz w:val="10"/>
          <w:szCs w:val="10"/>
        </w:rPr>
        <w:t>科学发展观是对马克思列宁主义、毛泽东思想、邓小平理论和</w:t>
      </w:r>
      <w:r>
        <w:rPr>
          <w:rFonts w:hint="eastAsia"/>
          <w:sz w:val="10"/>
          <w:szCs w:val="10"/>
        </w:rPr>
        <w:t>“</w:t>
      </w:r>
      <w:r>
        <w:rPr>
          <w:sz w:val="10"/>
          <w:szCs w:val="10"/>
        </w:rPr>
        <w:t>三个代表</w:t>
      </w:r>
      <w:r>
        <w:rPr>
          <w:rFonts w:hint="eastAsia"/>
          <w:sz w:val="10"/>
          <w:szCs w:val="10"/>
        </w:rPr>
        <w:t>”</w:t>
      </w:r>
      <w:r>
        <w:rPr>
          <w:sz w:val="10"/>
          <w:szCs w:val="10"/>
        </w:rPr>
        <w:t>重要思想关于发展思想的继承和发展。</w:t>
      </w:r>
    </w:p>
    <w:p>
      <w:pPr>
        <w:bidi w:val="0"/>
        <w:spacing w:line="240" w:lineRule="auto"/>
        <w:ind w:firstLine="150" w:firstLineChars="150"/>
        <w:rPr>
          <w:rFonts w:hint="eastAsia"/>
          <w:sz w:val="10"/>
          <w:szCs w:val="10"/>
        </w:rPr>
      </w:pPr>
      <w:r>
        <w:rPr>
          <w:rFonts w:hint="eastAsia"/>
          <w:sz w:val="10"/>
          <w:szCs w:val="10"/>
        </w:rPr>
        <w:t>7．1982年，在党的十二大上，邓小平正式提出了“建设有中国特色的社会主义”的命题。</w:t>
      </w:r>
    </w:p>
    <w:p>
      <w:pPr>
        <w:bidi w:val="0"/>
        <w:spacing w:line="240" w:lineRule="auto"/>
        <w:ind w:firstLine="150" w:firstLineChars="150"/>
        <w:rPr>
          <w:rFonts w:hint="eastAsia"/>
          <w:sz w:val="10"/>
          <w:szCs w:val="10"/>
        </w:rPr>
      </w:pPr>
      <w:r>
        <w:rPr>
          <w:rFonts w:hint="eastAsia"/>
          <w:sz w:val="10"/>
          <w:szCs w:val="10"/>
        </w:rPr>
        <w:t>8．贯彻“三个代表”重要思想，关键在坚持与时俱进，核心在坚持党的先进性。</w:t>
      </w:r>
    </w:p>
    <w:p>
      <w:pPr>
        <w:pStyle w:val="2"/>
        <w:bidi w:val="0"/>
        <w:spacing w:line="240" w:lineRule="auto"/>
        <w:ind w:firstLine="162" w:firstLineChars="171"/>
        <w:rPr>
          <w:rFonts w:hint="eastAsia" w:hAnsi="宋体" w:cs="宋体"/>
          <w:sz w:val="10"/>
          <w:szCs w:val="10"/>
        </w:rPr>
      </w:pPr>
      <w:r>
        <w:rPr>
          <w:rFonts w:hint="eastAsia" w:hAnsi="宋体" w:cs="宋体"/>
          <w:sz w:val="10"/>
          <w:szCs w:val="10"/>
        </w:rPr>
        <w:t>9.中国特色社会主义理论体系，就是包括邓小平理论、“三个代表”重要思想以及科学发展观等重大战略思想在内的科学理论体系。</w:t>
      </w:r>
    </w:p>
    <w:p>
      <w:pPr>
        <w:pStyle w:val="2"/>
        <w:bidi w:val="0"/>
        <w:spacing w:line="240" w:lineRule="auto"/>
        <w:ind w:firstLine="142" w:firstLineChars="150"/>
        <w:rPr>
          <w:rFonts w:hint="eastAsia" w:hAnsi="宋体" w:cs="宋体"/>
          <w:sz w:val="10"/>
          <w:szCs w:val="10"/>
        </w:rPr>
      </w:pPr>
      <w:r>
        <w:rPr>
          <w:rFonts w:hint="eastAsia" w:hAnsi="宋体" w:cs="宋体"/>
          <w:sz w:val="10"/>
          <w:szCs w:val="10"/>
        </w:rPr>
        <w:t>10.我国社会主义初级阶段基本国情是提出科学发展观的根本依据，当代世界的发展实践和发展理念是提出科学发展观的重要借鉴。</w:t>
      </w:r>
    </w:p>
    <w:p>
      <w:pPr>
        <w:pStyle w:val="2"/>
        <w:bidi w:val="0"/>
        <w:spacing w:line="240" w:lineRule="auto"/>
        <w:rPr>
          <w:rFonts w:hint="eastAsia"/>
          <w:sz w:val="10"/>
          <w:szCs w:val="10"/>
        </w:rPr>
      </w:pPr>
      <w:r>
        <w:rPr>
          <w:rFonts w:hint="eastAsia"/>
          <w:sz w:val="10"/>
          <w:szCs w:val="10"/>
        </w:rPr>
        <w:t xml:space="preserve"> </w:t>
      </w:r>
    </w:p>
    <w:p>
      <w:pPr>
        <w:bidi w:val="0"/>
        <w:spacing w:line="240" w:lineRule="auto"/>
        <w:rPr>
          <w:rFonts w:hint="eastAsia"/>
          <w:b/>
          <w:sz w:val="10"/>
          <w:szCs w:val="10"/>
        </w:rPr>
      </w:pPr>
      <w:r>
        <w:rPr>
          <w:rFonts w:hint="eastAsia"/>
          <w:b/>
          <w:sz w:val="10"/>
          <w:szCs w:val="10"/>
        </w:rPr>
        <w:t>四、简答题（每题10分）</w:t>
      </w:r>
    </w:p>
    <w:p>
      <w:pPr>
        <w:bidi w:val="0"/>
        <w:spacing w:line="240" w:lineRule="auto"/>
        <w:ind w:firstLine="200" w:firstLineChars="200"/>
        <w:rPr>
          <w:rFonts w:hint="eastAsia"/>
          <w:sz w:val="10"/>
          <w:szCs w:val="10"/>
        </w:rPr>
      </w:pPr>
      <w:r>
        <w:rPr>
          <w:rFonts w:hint="eastAsia"/>
          <w:sz w:val="10"/>
          <w:szCs w:val="10"/>
        </w:rPr>
        <w:t>如何正确理解马克思主义中国化的科学内涵？</w:t>
      </w:r>
    </w:p>
    <w:p>
      <w:pPr>
        <w:bidi w:val="0"/>
        <w:spacing w:line="240" w:lineRule="auto"/>
        <w:rPr>
          <w:ins w:id="4" w:author="微软用户" w:date="2009-12-26T09:07:00Z"/>
          <w:rFonts w:hint="eastAsia"/>
          <w:b/>
          <w:sz w:val="10"/>
          <w:szCs w:val="10"/>
        </w:rPr>
      </w:pPr>
    </w:p>
    <w:p>
      <w:pPr>
        <w:bidi w:val="0"/>
        <w:spacing w:line="240" w:lineRule="auto"/>
        <w:rPr>
          <w:ins w:id="5" w:author="微软用户" w:date="2009-12-26T09:07:00Z"/>
          <w:rFonts w:hint="eastAsia"/>
          <w:b/>
          <w:sz w:val="10"/>
          <w:szCs w:val="10"/>
        </w:rPr>
      </w:pPr>
      <w:ins w:id="6" w:author="微软用户" w:date="2009-12-26T09:07:00Z">
        <w:r>
          <w:rPr>
            <w:rFonts w:hint="eastAsia"/>
            <w:b/>
            <w:sz w:val="10"/>
            <w:szCs w:val="10"/>
          </w:rPr>
          <w:t>四、简答题（10分）</w:t>
        </w:r>
      </w:ins>
    </w:p>
    <w:p>
      <w:pPr>
        <w:bidi w:val="0"/>
        <w:spacing w:line="240" w:lineRule="auto"/>
        <w:ind w:firstLine="350" w:firstLineChars="350"/>
        <w:rPr>
          <w:ins w:id="7" w:author="微软用户" w:date="2009-12-26T09:07:00Z"/>
          <w:rFonts w:hint="eastAsia"/>
          <w:sz w:val="10"/>
          <w:szCs w:val="10"/>
        </w:rPr>
      </w:pPr>
      <w:ins w:id="8" w:author="微软用户" w:date="2009-12-26T09:07:00Z">
        <w:r>
          <w:rPr>
            <w:rFonts w:hint="eastAsia"/>
            <w:sz w:val="10"/>
            <w:szCs w:val="10"/>
          </w:rPr>
          <w:t>1．如何正确理解马克思主义中国化的科学内涵？</w:t>
        </w:r>
      </w:ins>
    </w:p>
    <w:p>
      <w:pPr>
        <w:bidi w:val="0"/>
        <w:spacing w:line="240" w:lineRule="auto"/>
        <w:ind w:firstLine="150" w:firstLineChars="150"/>
        <w:rPr>
          <w:ins w:id="9" w:author="微软用户" w:date="2009-12-26T09:07:00Z"/>
          <w:rFonts w:hint="eastAsia"/>
          <w:sz w:val="10"/>
          <w:szCs w:val="10"/>
        </w:rPr>
      </w:pPr>
      <w:ins w:id="10" w:author="微软用户" w:date="2009-12-26T09:07:00Z">
        <w:r>
          <w:rPr>
            <w:rFonts w:hint="eastAsia"/>
            <w:sz w:val="10"/>
            <w:szCs w:val="10"/>
            <w:highlight w:val="yellow"/>
          </w:rPr>
          <w:t>参考答案：</w:t>
        </w:r>
      </w:ins>
    </w:p>
    <w:p>
      <w:pPr>
        <w:bidi w:val="0"/>
        <w:spacing w:line="240" w:lineRule="auto"/>
        <w:ind w:firstLine="150" w:firstLineChars="150"/>
        <w:rPr>
          <w:ins w:id="11" w:author="微软用户" w:date="2009-12-26T09:07:00Z"/>
          <w:sz w:val="10"/>
          <w:szCs w:val="10"/>
        </w:rPr>
      </w:pPr>
      <w:ins w:id="12" w:author="微软用户" w:date="2009-12-26T09:07:00Z">
        <w:r>
          <w:rPr>
            <w:rFonts w:hint="eastAsia"/>
            <w:sz w:val="10"/>
            <w:szCs w:val="10"/>
          </w:rPr>
          <w:t>马克思主义中国化，就是将马克思主义基本原理同中国具体实际相结合。具体地说，就是把马克思主义的基本原理更进一步地和中国实践、中国历史、中国文化结合起来，使马克思主义在中国实现民族化和具体化。</w:t>
        </w:r>
      </w:ins>
      <w:ins w:id="13" w:author="微软用户" w:date="2009-12-26T09:07:00Z">
        <w:r>
          <w:rPr>
            <w:rFonts w:hint="eastAsia"/>
            <w:sz w:val="10"/>
            <w:szCs w:val="10"/>
            <w:highlight w:val="yellow"/>
          </w:rPr>
          <w:t>（4分）</w:t>
        </w:r>
      </w:ins>
    </w:p>
    <w:p>
      <w:pPr>
        <w:bidi w:val="0"/>
        <w:spacing w:line="240" w:lineRule="auto"/>
        <w:ind w:firstLine="150" w:firstLineChars="150"/>
        <w:rPr>
          <w:ins w:id="14" w:author="微软用户" w:date="2009-12-26T09:07:00Z"/>
          <w:sz w:val="10"/>
          <w:szCs w:val="10"/>
        </w:rPr>
      </w:pPr>
      <w:ins w:id="15" w:author="微软用户" w:date="2009-12-26T09:07:00Z">
        <w:r>
          <w:rPr>
            <w:rFonts w:hint="eastAsia"/>
            <w:sz w:val="10"/>
            <w:szCs w:val="10"/>
          </w:rPr>
          <w:t>马克思主义基本原理同中国具体实际相结合的过程，一方面是在实践中学习和运用理论，用理论指导实践的过程；另一方面又是在总结实践经验的基础上深化对理论的认识并丰富和发展理论的过程。</w:t>
        </w:r>
      </w:ins>
      <w:ins w:id="16" w:author="微软用户" w:date="2009-12-26T09:07:00Z">
        <w:r>
          <w:rPr>
            <w:rFonts w:hint="eastAsia"/>
            <w:sz w:val="10"/>
            <w:szCs w:val="10"/>
            <w:highlight w:val="yellow"/>
          </w:rPr>
          <w:t>（3分）</w:t>
        </w:r>
      </w:ins>
    </w:p>
    <w:p>
      <w:pPr>
        <w:bidi w:val="0"/>
        <w:spacing w:line="240" w:lineRule="auto"/>
        <w:ind w:firstLine="150" w:firstLineChars="150"/>
        <w:rPr>
          <w:ins w:id="17" w:author="微软用户" w:date="2009-12-26T09:07:00Z"/>
          <w:sz w:val="10"/>
          <w:szCs w:val="10"/>
        </w:rPr>
      </w:pPr>
      <w:ins w:id="18" w:author="微软用户" w:date="2009-12-26T09:07:00Z">
        <w:r>
          <w:rPr>
            <w:rFonts w:hint="eastAsia"/>
            <w:sz w:val="10"/>
            <w:szCs w:val="10"/>
          </w:rPr>
          <w:t>马克思主义中国化就是运用马克思主义解决中国革命、建设和改革的实际问题。就是把中国革命建设和改革的实践经验和历史经验提升为理论。就是把马克思主义植根于中国的优秀文化之中。</w:t>
        </w:r>
      </w:ins>
      <w:ins w:id="19" w:author="微软用户" w:date="2009-12-26T09:07:00Z">
        <w:r>
          <w:rPr>
            <w:rFonts w:hint="eastAsia"/>
            <w:sz w:val="10"/>
            <w:szCs w:val="10"/>
            <w:highlight w:val="yellow"/>
          </w:rPr>
          <w:t>（3分）</w:t>
        </w:r>
      </w:ins>
    </w:p>
    <w:p>
      <w:pPr>
        <w:bidi w:val="0"/>
        <w:spacing w:line="240" w:lineRule="auto"/>
        <w:rPr>
          <w:rFonts w:hint="eastAsia"/>
          <w:sz w:val="10"/>
          <w:szCs w:val="10"/>
        </w:rPr>
      </w:pPr>
    </w:p>
    <w:p>
      <w:pPr>
        <w:bidi w:val="0"/>
        <w:spacing w:line="240" w:lineRule="auto"/>
        <w:rPr>
          <w:rFonts w:hint="eastAsia"/>
          <w:b/>
          <w:sz w:val="10"/>
          <w:szCs w:val="10"/>
        </w:rPr>
      </w:pPr>
      <w:r>
        <w:rPr>
          <w:rFonts w:hint="eastAsia"/>
          <w:b/>
          <w:sz w:val="10"/>
          <w:szCs w:val="10"/>
        </w:rPr>
        <w:t>五、材料分析题（15分）</w:t>
      </w:r>
    </w:p>
    <w:p>
      <w:pPr>
        <w:bidi w:val="0"/>
        <w:spacing w:line="240" w:lineRule="auto"/>
        <w:ind w:firstLine="420"/>
        <w:rPr>
          <w:rFonts w:hint="eastAsia"/>
          <w:sz w:val="10"/>
          <w:szCs w:val="10"/>
        </w:rPr>
      </w:pPr>
      <w:r>
        <w:rPr>
          <w:rFonts w:hint="eastAsia"/>
          <w:sz w:val="10"/>
          <w:szCs w:val="10"/>
        </w:rPr>
        <w:t>以下是关于马克思主义中国化问题的资料：</w:t>
      </w:r>
    </w:p>
    <w:p>
      <w:pPr>
        <w:bidi w:val="0"/>
        <w:spacing w:line="240" w:lineRule="auto"/>
        <w:ind w:firstLine="420"/>
        <w:rPr>
          <w:rFonts w:hint="eastAsia"/>
          <w:sz w:val="10"/>
          <w:szCs w:val="10"/>
        </w:rPr>
      </w:pPr>
      <w:r>
        <w:rPr>
          <w:rFonts w:hint="eastAsia"/>
          <w:sz w:val="10"/>
          <w:szCs w:val="10"/>
        </w:rPr>
        <w:t>材料1</w:t>
      </w:r>
    </w:p>
    <w:p>
      <w:pPr>
        <w:bidi w:val="0"/>
        <w:spacing w:line="240" w:lineRule="auto"/>
        <w:ind w:firstLine="250" w:firstLineChars="250"/>
        <w:rPr>
          <w:rFonts w:hint="eastAsia"/>
          <w:sz w:val="10"/>
          <w:szCs w:val="10"/>
        </w:rPr>
      </w:pPr>
      <w:r>
        <w:rPr>
          <w:rFonts w:hint="eastAsia"/>
          <w:sz w:val="10"/>
          <w:szCs w:val="10"/>
        </w:rPr>
        <w:t>没有抽象的马克思主义，只有具体的马克思主义。所谓具体的马克思主义，就是通过民族形式的马克思主义，就是把马克思主义应用到中国具体环境的具体斗争中去，而不是抽象地应用它。成为伟大中华民族之一部分而与这个民族血肉相联的共产党员，离开中国特点来谈马克思主义，只是抽象的空洞的马克思主义。因此，马克思主义的中国化，使之在其每一表现中带着中国的特性，即是说，按照中国的特点去应用它，成为全党亟待了解并亟须解决的问题。</w:t>
      </w:r>
    </w:p>
    <w:p>
      <w:pPr>
        <w:bidi w:val="0"/>
        <w:spacing w:line="240" w:lineRule="auto"/>
        <w:ind w:firstLine="420"/>
        <w:rPr>
          <w:rFonts w:hint="eastAsia"/>
          <w:sz w:val="10"/>
          <w:szCs w:val="10"/>
        </w:rPr>
      </w:pPr>
      <w:r>
        <w:rPr>
          <w:rFonts w:hint="eastAsia"/>
          <w:sz w:val="10"/>
          <w:szCs w:val="10"/>
        </w:rPr>
        <w:t>——毛泽东：《论新阶段》，《中共中央文件选集》第11册，中共中央党校出版社1991年版，第658～659页。</w:t>
      </w:r>
    </w:p>
    <w:p>
      <w:pPr>
        <w:bidi w:val="0"/>
        <w:spacing w:line="240" w:lineRule="auto"/>
        <w:ind w:firstLine="420"/>
        <w:rPr>
          <w:rFonts w:hint="eastAsia"/>
          <w:sz w:val="10"/>
          <w:szCs w:val="10"/>
        </w:rPr>
      </w:pPr>
    </w:p>
    <w:p>
      <w:pPr>
        <w:bidi w:val="0"/>
        <w:spacing w:line="240" w:lineRule="auto"/>
        <w:ind w:right="420" w:firstLine="100" w:firstLineChars="100"/>
        <w:rPr>
          <w:rFonts w:hint="eastAsia"/>
          <w:sz w:val="10"/>
          <w:szCs w:val="10"/>
        </w:rPr>
      </w:pPr>
      <w:r>
        <w:rPr>
          <w:rFonts w:hint="eastAsia"/>
          <w:sz w:val="10"/>
          <w:szCs w:val="10"/>
        </w:rPr>
        <w:t>材料2</w:t>
      </w:r>
    </w:p>
    <w:p>
      <w:pPr>
        <w:bidi w:val="0"/>
        <w:spacing w:line="240" w:lineRule="auto"/>
        <w:ind w:firstLine="100" w:firstLineChars="100"/>
        <w:rPr>
          <w:rFonts w:hint="eastAsia"/>
          <w:sz w:val="10"/>
          <w:szCs w:val="10"/>
        </w:rPr>
      </w:pPr>
      <w:r>
        <w:rPr>
          <w:rFonts w:hint="eastAsia"/>
          <w:sz w:val="10"/>
          <w:szCs w:val="10"/>
        </w:rPr>
        <w:t>以毛泽东同志为主要代表的中国共产党人，根据马克思列宁主义的基本原理，把中国长期革命实践中的一系列独创性经验作了理论概括，形成了适合中国情况的科学的指导思想，这就是马克思列宁主义的普遍原理和中国革命具体实践相结合的产物——毛泽东思想。······毛泽东思想是我们党的宝贵的精神财富，它将长期指导我们的行动。</w:t>
      </w:r>
    </w:p>
    <w:p>
      <w:pPr>
        <w:bidi w:val="0"/>
        <w:spacing w:line="240" w:lineRule="auto"/>
        <w:ind w:firstLine="0" w:firstLineChars="0"/>
        <w:rPr>
          <w:rFonts w:hint="eastAsia"/>
          <w:sz w:val="10"/>
          <w:szCs w:val="10"/>
        </w:rPr>
      </w:pPr>
      <w:r>
        <w:rPr>
          <w:rFonts w:hint="eastAsia"/>
          <w:sz w:val="10"/>
          <w:szCs w:val="10"/>
        </w:rPr>
        <w:t>——《关于建国以来党的若干问题历史问题的决议》，《三中全会以来重要文献选编》（下），人民出版社，第772～782页。</w:t>
      </w:r>
    </w:p>
    <w:p>
      <w:pPr>
        <w:bidi w:val="0"/>
        <w:spacing w:line="240" w:lineRule="auto"/>
        <w:ind w:firstLine="0" w:firstLineChars="0"/>
        <w:rPr>
          <w:rFonts w:hint="eastAsia"/>
          <w:sz w:val="10"/>
          <w:szCs w:val="10"/>
        </w:rPr>
      </w:pPr>
    </w:p>
    <w:p>
      <w:pPr>
        <w:bidi w:val="0"/>
        <w:spacing w:line="240" w:lineRule="auto"/>
        <w:ind w:firstLine="0" w:firstLineChars="0"/>
        <w:rPr>
          <w:rFonts w:hint="eastAsia"/>
          <w:b w:val="0"/>
          <w:sz w:val="10"/>
          <w:szCs w:val="10"/>
        </w:rPr>
      </w:pPr>
      <w:r>
        <w:rPr>
          <w:rFonts w:hint="eastAsia"/>
          <w:b w:val="0"/>
          <w:sz w:val="10"/>
          <w:szCs w:val="10"/>
        </w:rPr>
        <w:t>材料3</w:t>
      </w:r>
    </w:p>
    <w:p>
      <w:pPr>
        <w:bidi w:val="0"/>
        <w:spacing w:line="240" w:lineRule="auto"/>
        <w:ind w:firstLine="420" w:firstLineChars="0"/>
        <w:rPr>
          <w:rFonts w:hint="eastAsia"/>
          <w:sz w:val="10"/>
          <w:szCs w:val="10"/>
        </w:rPr>
      </w:pPr>
      <w:ins w:id="20" w:author="微软用户" w:date="2009-12-26T09:07:00Z">
        <w:r>
          <w:rPr>
            <w:rFonts w:hint="eastAsia"/>
            <w:sz w:val="10"/>
            <w:szCs w:val="10"/>
          </w:rPr>
          <w:t xml:space="preserve">   </w:t>
        </w:r>
      </w:ins>
      <w:r>
        <w:rPr>
          <w:rFonts w:hint="eastAsia"/>
          <w:sz w:val="10"/>
          <w:szCs w:val="10"/>
        </w:rPr>
        <w:t>邓小平理论是当代中国的马克思主义，是马克思主义在中国发展的新阶段。······在当代中国，马克思列宁主义、毛泽东思想、邓小平理论，是一脉相承的统一的科学体系。坚持邓小平理论，就是真正坚持马克思列宁主义、毛泽东思想；高举邓小平理论的旗帜，就是真正高举马克思列宁主义、毛泽东思想的旗帜。</w:t>
      </w:r>
    </w:p>
    <w:p>
      <w:pPr>
        <w:bidi w:val="0"/>
        <w:spacing w:line="240" w:lineRule="auto"/>
        <w:ind w:firstLine="0" w:firstLineChars="0"/>
        <w:rPr>
          <w:rFonts w:hint="eastAsia"/>
          <w:sz w:val="10"/>
          <w:szCs w:val="10"/>
        </w:rPr>
      </w:pPr>
      <w:r>
        <w:rPr>
          <w:rFonts w:hint="eastAsia"/>
          <w:sz w:val="10"/>
          <w:szCs w:val="10"/>
        </w:rPr>
        <w:t>——江泽民：《高举邓小平理论旗帜把建设有中国特色社会主义事业全面推向二十一世纪》，人民出版社，第11～15页。</w:t>
      </w:r>
    </w:p>
    <w:p>
      <w:pPr>
        <w:bidi w:val="0"/>
        <w:spacing w:line="240" w:lineRule="auto"/>
        <w:rPr>
          <w:rFonts w:hint="eastAsia"/>
          <w:sz w:val="10"/>
          <w:szCs w:val="10"/>
        </w:rPr>
      </w:pPr>
    </w:p>
    <w:p>
      <w:pPr>
        <w:bidi w:val="0"/>
        <w:spacing w:line="240" w:lineRule="auto"/>
        <w:ind w:firstLine="0" w:firstLineChars="0"/>
        <w:rPr>
          <w:rFonts w:hint="eastAsia"/>
          <w:b w:val="0"/>
          <w:sz w:val="10"/>
          <w:szCs w:val="10"/>
        </w:rPr>
      </w:pPr>
      <w:r>
        <w:rPr>
          <w:rFonts w:hint="eastAsia"/>
          <w:b w:val="0"/>
          <w:sz w:val="10"/>
          <w:szCs w:val="10"/>
        </w:rPr>
        <w:t>材料4</w:t>
      </w:r>
    </w:p>
    <w:p>
      <w:pPr>
        <w:bidi w:val="0"/>
        <w:spacing w:line="240" w:lineRule="auto"/>
        <w:ind w:firstLine="100" w:firstLineChars="100"/>
        <w:rPr>
          <w:rFonts w:hint="eastAsia"/>
          <w:sz w:val="10"/>
          <w:szCs w:val="10"/>
        </w:rPr>
      </w:pPr>
      <w:r>
        <w:rPr>
          <w:rFonts w:hint="eastAsia"/>
          <w:sz w:val="10"/>
          <w:szCs w:val="10"/>
        </w:rPr>
        <w:t>“三个代表”重要思想是与时俱进的理论。坚持党的思想路线，解放思想、实事求是、与时俱进，是我们党坚持先进性和增强创造力的决定性因素。与时俱进，就是党的全部理论和工作要体现时代性，把握规律性，富于创造性。能否始终做到这一点，决定党和国家的前途命运。</w:t>
      </w:r>
    </w:p>
    <w:p>
      <w:pPr>
        <w:bidi w:val="0"/>
        <w:spacing w:line="240" w:lineRule="auto"/>
        <w:ind w:firstLine="200" w:firstLineChars="200"/>
        <w:rPr>
          <w:rFonts w:hint="eastAsia"/>
          <w:sz w:val="10"/>
          <w:szCs w:val="10"/>
        </w:rPr>
      </w:pPr>
      <w:r>
        <w:rPr>
          <w:rFonts w:hint="eastAsia"/>
          <w:sz w:val="10"/>
          <w:szCs w:val="10"/>
        </w:rPr>
        <w:t>——中共中央宣传部：《“三个代表”重要思想学习纲要》，学习出版社，第11页。</w:t>
      </w:r>
    </w:p>
    <w:p>
      <w:pPr>
        <w:bidi w:val="0"/>
        <w:spacing w:line="240" w:lineRule="auto"/>
        <w:rPr>
          <w:rFonts w:hint="eastAsia"/>
          <w:sz w:val="10"/>
          <w:szCs w:val="10"/>
        </w:rPr>
      </w:pPr>
    </w:p>
    <w:p>
      <w:pPr>
        <w:bidi w:val="0"/>
        <w:spacing w:line="240" w:lineRule="auto"/>
        <w:ind w:firstLine="0" w:firstLineChars="0"/>
        <w:rPr>
          <w:rFonts w:hint="eastAsia"/>
          <w:b w:val="0"/>
          <w:sz w:val="10"/>
          <w:szCs w:val="10"/>
        </w:rPr>
      </w:pPr>
      <w:r>
        <w:rPr>
          <w:rFonts w:hint="eastAsia"/>
          <w:b w:val="0"/>
          <w:sz w:val="10"/>
          <w:szCs w:val="10"/>
        </w:rPr>
        <w:t>材料5</w:t>
      </w:r>
    </w:p>
    <w:p>
      <w:pPr>
        <w:bidi w:val="0"/>
        <w:spacing w:line="240" w:lineRule="auto"/>
        <w:ind w:firstLine="150" w:firstLineChars="150"/>
        <w:rPr>
          <w:rFonts w:hint="eastAsia"/>
          <w:sz w:val="10"/>
          <w:szCs w:val="10"/>
        </w:rPr>
      </w:pPr>
      <w:r>
        <w:rPr>
          <w:rFonts w:hint="eastAsia"/>
          <w:sz w:val="10"/>
          <w:szCs w:val="10"/>
        </w:rPr>
        <w:t>马克思、恩格斯、列宁关于发展的丰富思想，以毛泽东、邓小平、江泽民同志为核心的党的三代中央领导集体关于我国社会主义建设的一系列重要思想，是科学发展观形成的理论基础。科学发现是与马克思列宁主义、毛泽东思想、邓小平理论和“三个代表”重要思想关于发展的思想一脉相承而又与时俱进的科学理论，是马克思主义与当代中国实际和时代特征相结合的产物，是马克思主义中国化的最新理论成果。</w:t>
      </w:r>
    </w:p>
    <w:p>
      <w:pPr>
        <w:bidi w:val="0"/>
        <w:spacing w:line="240" w:lineRule="auto"/>
        <w:ind w:firstLine="200" w:firstLineChars="200"/>
        <w:rPr>
          <w:rFonts w:hint="eastAsia"/>
          <w:sz w:val="10"/>
          <w:szCs w:val="10"/>
        </w:rPr>
      </w:pPr>
      <w:r>
        <w:rPr>
          <w:rFonts w:hint="eastAsia"/>
          <w:sz w:val="10"/>
          <w:szCs w:val="10"/>
        </w:rPr>
        <w:t>——中共中央宣传部：《科学发展观学习读本》，学习出版社，第8页。</w:t>
      </w:r>
    </w:p>
    <w:p>
      <w:pPr>
        <w:bidi w:val="0"/>
        <w:spacing w:line="240" w:lineRule="auto"/>
        <w:rPr>
          <w:rFonts w:hint="eastAsia"/>
          <w:sz w:val="10"/>
          <w:szCs w:val="10"/>
        </w:rPr>
      </w:pPr>
    </w:p>
    <w:p>
      <w:pPr>
        <w:bidi w:val="0"/>
        <w:spacing w:line="240" w:lineRule="auto"/>
        <w:ind w:firstLine="0" w:firstLineChars="0"/>
        <w:rPr>
          <w:rFonts w:hint="eastAsia"/>
          <w:b w:val="0"/>
          <w:sz w:val="10"/>
          <w:szCs w:val="10"/>
        </w:rPr>
      </w:pPr>
      <w:r>
        <w:rPr>
          <w:rFonts w:hint="eastAsia"/>
          <w:b w:val="0"/>
          <w:sz w:val="10"/>
          <w:szCs w:val="10"/>
        </w:rPr>
        <w:t>请回答：</w:t>
      </w:r>
    </w:p>
    <w:p>
      <w:pPr>
        <w:bidi w:val="0"/>
        <w:spacing w:line="240" w:lineRule="auto"/>
        <w:ind w:firstLine="100" w:firstLineChars="100"/>
        <w:rPr>
          <w:rFonts w:hint="eastAsia"/>
          <w:sz w:val="10"/>
          <w:szCs w:val="10"/>
        </w:rPr>
      </w:pPr>
      <w:r>
        <w:rPr>
          <w:rFonts w:hint="eastAsia" w:ascii="宋体" w:hAnsi="宋体"/>
          <w:sz w:val="10"/>
          <w:szCs w:val="10"/>
        </w:rPr>
        <w:t>①</w:t>
      </w:r>
      <w:r>
        <w:rPr>
          <w:rFonts w:hint="eastAsia"/>
          <w:sz w:val="10"/>
          <w:szCs w:val="10"/>
        </w:rPr>
        <w:t>结合材料1、材料2、材料3、材料4和材料5分析马克思主义中国化的思想实质是什么？有哪些重要理论成果？他们之间的关系如何？</w:t>
      </w:r>
      <w:r>
        <w:rPr>
          <w:rFonts w:hint="eastAsia"/>
          <w:sz w:val="10"/>
          <w:szCs w:val="10"/>
          <w:highlight w:val="yellow"/>
        </w:rPr>
        <w:t>（</w:t>
      </w:r>
      <w:r>
        <w:rPr>
          <w:rFonts w:hint="eastAsia"/>
          <w:sz w:val="10"/>
          <w:szCs w:val="10"/>
        </w:rPr>
        <w:t>9</w:t>
      </w:r>
      <w:r>
        <w:rPr>
          <w:rFonts w:hint="eastAsia"/>
          <w:sz w:val="10"/>
          <w:szCs w:val="10"/>
          <w:highlight w:val="yellow"/>
        </w:rPr>
        <w:t>分）</w:t>
      </w:r>
    </w:p>
    <w:p>
      <w:pPr>
        <w:bidi w:val="0"/>
        <w:spacing w:line="240" w:lineRule="auto"/>
        <w:ind w:firstLine="150" w:firstLineChars="150"/>
        <w:rPr>
          <w:rFonts w:hint="eastAsia" w:ascii="宋体" w:hAnsi="宋体"/>
          <w:sz w:val="10"/>
          <w:szCs w:val="10"/>
        </w:rPr>
      </w:pPr>
      <w:r>
        <w:rPr>
          <w:rFonts w:hint="eastAsia" w:ascii="宋体" w:hAnsi="宋体"/>
          <w:sz w:val="10"/>
          <w:szCs w:val="10"/>
        </w:rPr>
        <w:t>②结合</w:t>
      </w:r>
      <w:r>
        <w:rPr>
          <w:rFonts w:hint="eastAsia"/>
          <w:sz w:val="10"/>
          <w:szCs w:val="10"/>
        </w:rPr>
        <w:t>材料2指出毛泽东思想的活的灵魂是什么？</w:t>
      </w:r>
      <w:r>
        <w:rPr>
          <w:rFonts w:hint="eastAsia"/>
          <w:sz w:val="10"/>
          <w:szCs w:val="10"/>
          <w:highlight w:val="yellow"/>
        </w:rPr>
        <w:t>（3分）</w:t>
      </w:r>
    </w:p>
    <w:p>
      <w:pPr>
        <w:bidi w:val="0"/>
        <w:spacing w:line="240" w:lineRule="auto"/>
        <w:ind w:firstLine="150" w:firstLineChars="150"/>
        <w:rPr>
          <w:ins w:id="21" w:author="微软用户" w:date="2009-12-26T09:07:00Z"/>
          <w:sz w:val="10"/>
          <w:szCs w:val="10"/>
        </w:rPr>
      </w:pPr>
      <w:r>
        <w:rPr>
          <w:rFonts w:hint="eastAsia" w:ascii="宋体" w:hAnsi="宋体"/>
          <w:sz w:val="10"/>
          <w:szCs w:val="10"/>
        </w:rPr>
        <w:t>③</w:t>
      </w:r>
      <w:r>
        <w:rPr>
          <w:rFonts w:hint="eastAsia"/>
          <w:sz w:val="10"/>
          <w:szCs w:val="10"/>
        </w:rPr>
        <w:t>结合材料5简述科学发展观的主要内容。</w:t>
      </w:r>
      <w:ins w:id="22" w:author="微软用户" w:date="2009-12-26T09:07:00Z">
        <w:r>
          <w:rPr>
            <w:rFonts w:hint="eastAsia"/>
            <w:sz w:val="10"/>
            <w:szCs w:val="10"/>
            <w:highlight w:val="yellow"/>
          </w:rPr>
          <w:t>（6分）</w:t>
        </w:r>
      </w:ins>
    </w:p>
    <w:p>
      <w:pPr>
        <w:bidi w:val="0"/>
        <w:spacing w:line="240" w:lineRule="auto"/>
        <w:rPr>
          <w:ins w:id="23" w:author="微软用户" w:date="2009-12-26T09:07:00Z"/>
          <w:rFonts w:hint="eastAsia"/>
          <w:sz w:val="10"/>
          <w:szCs w:val="10"/>
        </w:rPr>
      </w:pPr>
    </w:p>
    <w:p>
      <w:pPr>
        <w:bidi w:val="0"/>
        <w:spacing w:line="240" w:lineRule="auto"/>
        <w:ind w:firstLine="251" w:firstLineChars="250"/>
        <w:rPr>
          <w:ins w:id="24" w:author="微软用户" w:date="2009-12-26T09:07:00Z"/>
          <w:rFonts w:hint="eastAsia"/>
          <w:b/>
          <w:sz w:val="10"/>
          <w:szCs w:val="10"/>
        </w:rPr>
      </w:pPr>
      <w:ins w:id="25" w:author="微软用户" w:date="2009-12-26T09:07:00Z">
        <w:r>
          <w:rPr>
            <w:rFonts w:hint="eastAsia"/>
            <w:b/>
            <w:sz w:val="10"/>
            <w:szCs w:val="10"/>
            <w:highlight w:val="yellow"/>
          </w:rPr>
          <w:t>参考答案：</w:t>
        </w:r>
      </w:ins>
    </w:p>
    <w:p>
      <w:pPr>
        <w:bidi w:val="0"/>
        <w:spacing w:line="240" w:lineRule="auto"/>
        <w:ind w:firstLine="250" w:firstLineChars="250"/>
        <w:rPr>
          <w:ins w:id="26" w:author="微软用户" w:date="2009-12-26T09:07:00Z"/>
          <w:rFonts w:hint="eastAsia"/>
          <w:sz w:val="10"/>
          <w:szCs w:val="10"/>
        </w:rPr>
      </w:pPr>
      <w:ins w:id="27" w:author="微软用户" w:date="2009-12-26T09:07:00Z">
        <w:r>
          <w:rPr>
            <w:rFonts w:hint="eastAsia" w:ascii="宋体" w:hAnsi="宋体"/>
            <w:sz w:val="10"/>
            <w:szCs w:val="10"/>
          </w:rPr>
          <w:t>①</w:t>
        </w:r>
      </w:ins>
      <w:ins w:id="28" w:author="微软用户" w:date="2009-12-26T09:07:00Z">
        <w:r>
          <w:rPr>
            <w:rFonts w:hint="eastAsia"/>
            <w:sz w:val="10"/>
            <w:szCs w:val="10"/>
          </w:rPr>
          <w:t>思想实质：马克思主义的基本原理和中国具体实际相结合</w:t>
        </w:r>
      </w:ins>
      <w:ins w:id="29" w:author="微软用户" w:date="2009-12-26T09:07:00Z">
        <w:r>
          <w:rPr>
            <w:rFonts w:hint="eastAsia"/>
            <w:sz w:val="10"/>
            <w:szCs w:val="10"/>
            <w:highlight w:val="yellow"/>
          </w:rPr>
          <w:t>（1分</w:t>
        </w:r>
      </w:ins>
      <w:ins w:id="30" w:author="微软用户" w:date="2009-12-26T09:07:00Z">
        <w:r>
          <w:rPr>
            <w:rFonts w:hint="eastAsia"/>
            <w:sz w:val="10"/>
            <w:szCs w:val="10"/>
          </w:rPr>
          <w:t>）</w:t>
        </w:r>
      </w:ins>
    </w:p>
    <w:p>
      <w:pPr>
        <w:bidi w:val="0"/>
        <w:spacing w:line="240" w:lineRule="auto"/>
        <w:ind w:firstLine="250" w:firstLineChars="250"/>
        <w:rPr>
          <w:ins w:id="31" w:author="微软用户" w:date="2009-12-26T09:07:00Z"/>
          <w:sz w:val="10"/>
          <w:szCs w:val="10"/>
        </w:rPr>
      </w:pPr>
      <w:ins w:id="32" w:author="微软用户" w:date="2009-12-26T09:07:00Z">
        <w:r>
          <w:rPr>
            <w:rFonts w:hint="eastAsia"/>
            <w:sz w:val="10"/>
            <w:szCs w:val="10"/>
          </w:rPr>
          <w:t>重要理论成果：毛泽东思想、邓小平理论和“三个代表”重要思想、科学发展观</w:t>
        </w:r>
      </w:ins>
      <w:ins w:id="33" w:author="微软用户" w:date="2009-12-26T09:07:00Z">
        <w:r>
          <w:rPr>
            <w:rFonts w:hint="eastAsia"/>
            <w:sz w:val="10"/>
            <w:szCs w:val="10"/>
            <w:highlight w:val="yellow"/>
          </w:rPr>
          <w:t>（2分）</w:t>
        </w:r>
      </w:ins>
    </w:p>
    <w:p>
      <w:pPr>
        <w:bidi w:val="0"/>
        <w:spacing w:line="240" w:lineRule="auto"/>
        <w:ind w:firstLine="250" w:firstLineChars="250"/>
        <w:rPr>
          <w:ins w:id="34" w:author="微软用户" w:date="2009-12-26T09:07:00Z"/>
          <w:rFonts w:hint="eastAsia"/>
          <w:sz w:val="10"/>
          <w:szCs w:val="10"/>
        </w:rPr>
      </w:pPr>
      <w:ins w:id="35" w:author="微软用户" w:date="2009-12-26T09:07:00Z">
        <w:r>
          <w:rPr>
            <w:rFonts w:hint="eastAsia"/>
            <w:sz w:val="10"/>
            <w:szCs w:val="10"/>
          </w:rPr>
          <w:t>关系：马克思主义中国化的各个理论成果，既一脉相承，又与时俱进，是一个统一的科学思想体系，它们辩证统一于中国革命、建设和改革的伟大历史实践中，不断开拓着马克思主义在中国发展的新境界。这个进程还在继续之中，它将随着中国特色社会主义实践的发展而进一步发展。</w:t>
        </w:r>
      </w:ins>
      <w:ins w:id="36" w:author="微软用户" w:date="2009-12-26T09:07:00Z">
        <w:r>
          <w:rPr>
            <w:rFonts w:hint="eastAsia"/>
            <w:sz w:val="10"/>
            <w:szCs w:val="10"/>
            <w:highlight w:val="yellow"/>
          </w:rPr>
          <w:t>（3分）</w:t>
        </w:r>
      </w:ins>
    </w:p>
    <w:p>
      <w:pPr>
        <w:bidi w:val="0"/>
        <w:spacing w:line="240" w:lineRule="auto"/>
        <w:ind w:firstLine="250" w:firstLineChars="250"/>
        <w:rPr>
          <w:ins w:id="37" w:author="微软用户" w:date="2009-12-26T09:07:00Z"/>
          <w:rFonts w:hint="eastAsia" w:ascii="宋体" w:hAnsi="宋体"/>
          <w:sz w:val="10"/>
          <w:szCs w:val="10"/>
        </w:rPr>
      </w:pPr>
      <w:ins w:id="38" w:author="微软用户" w:date="2009-12-26T09:07:00Z">
        <w:r>
          <w:rPr>
            <w:rFonts w:hint="eastAsia" w:ascii="宋体" w:hAnsi="宋体"/>
            <w:sz w:val="10"/>
            <w:szCs w:val="10"/>
          </w:rPr>
          <w:t>②</w:t>
        </w:r>
      </w:ins>
      <w:ins w:id="39" w:author="微软用户" w:date="2009-12-26T09:07:00Z">
        <w:r>
          <w:rPr>
            <w:rFonts w:hint="eastAsia"/>
            <w:sz w:val="10"/>
            <w:szCs w:val="10"/>
          </w:rPr>
          <w:t>实事求是，群众路线，独立自主。</w:t>
        </w:r>
      </w:ins>
      <w:ins w:id="40" w:author="微软用户" w:date="2009-12-26T09:07:00Z">
        <w:r>
          <w:rPr>
            <w:rFonts w:hint="eastAsia"/>
            <w:sz w:val="10"/>
            <w:szCs w:val="10"/>
            <w:highlight w:val="yellow"/>
          </w:rPr>
          <w:t>（3分）</w:t>
        </w:r>
      </w:ins>
    </w:p>
    <w:p>
      <w:pPr>
        <w:bidi w:val="0"/>
        <w:spacing w:line="240" w:lineRule="auto"/>
        <w:ind w:firstLine="250" w:firstLineChars="250"/>
        <w:rPr>
          <w:sz w:val="10"/>
          <w:szCs w:val="10"/>
        </w:rPr>
      </w:pPr>
      <w:ins w:id="41" w:author="微软用户" w:date="2009-12-26T09:07:00Z">
        <w:r>
          <w:rPr>
            <w:rFonts w:hint="eastAsia" w:ascii="宋体" w:hAnsi="宋体"/>
            <w:sz w:val="10"/>
            <w:szCs w:val="10"/>
          </w:rPr>
          <w:t>③</w:t>
        </w:r>
      </w:ins>
      <w:ins w:id="42" w:author="微软用户" w:date="2009-12-26T09:07:00Z">
        <w:r>
          <w:rPr>
            <w:sz w:val="10"/>
            <w:szCs w:val="10"/>
          </w:rPr>
          <w:t>科学发展观的第一要义是发展，核心是以人为本，深刻理解以人为本，才能全面把握科学发展观的精神实质和科学内涵，切实做到以科学发展观统领经济社会发展全局，把科学发展观落到实处。</w:t>
        </w:r>
      </w:ins>
      <w:ins w:id="43" w:author="微软用户" w:date="2009-12-26T09:07:00Z">
        <w:r>
          <w:rPr>
            <w:rFonts w:hint="eastAsia"/>
            <w:sz w:val="10"/>
            <w:szCs w:val="10"/>
            <w:highlight w:val="yellow"/>
          </w:rPr>
          <w:t>（2分）</w:t>
        </w:r>
      </w:ins>
      <w:ins w:id="44" w:author="微软用户" w:date="2009-12-26T09:07:00Z">
        <w:r>
          <w:rPr>
            <w:sz w:val="10"/>
            <w:szCs w:val="10"/>
          </w:rPr>
          <w:t>第一，以人为本就是以最广大人民的根本利益为本。第二，以人为本体现了立党为公、执政为民的本质要求。第三，坚持发展为了人民、发展依靠人民、发展成果由人民共享。第四，把促进经济社会发展与促进人的全面发展统一起来。</w:t>
        </w:r>
      </w:ins>
      <w:ins w:id="45" w:author="微软用户" w:date="2009-12-26T09:07:00Z">
        <w:r>
          <w:rPr>
            <w:rFonts w:hint="eastAsia"/>
            <w:sz w:val="10"/>
            <w:szCs w:val="10"/>
            <w:highlight w:val="yellow"/>
          </w:rPr>
          <w:t>（4</w:t>
        </w:r>
      </w:ins>
      <w:r>
        <w:rPr>
          <w:rFonts w:hint="eastAsia"/>
          <w:sz w:val="10"/>
          <w:szCs w:val="10"/>
          <w:highlight w:val="yellow"/>
        </w:rPr>
        <w:t>分）</w:t>
      </w:r>
    </w:p>
    <w:p>
      <w:pPr>
        <w:bidi w:val="0"/>
        <w:spacing w:line="240" w:lineRule="auto"/>
        <w:ind w:firstLine="250" w:firstLineChars="250"/>
        <w:rPr>
          <w:rFonts w:hint="eastAsia"/>
          <w:sz w:val="10"/>
          <w:szCs w:val="10"/>
        </w:rPr>
      </w:pPr>
    </w:p>
    <w:p>
      <w:pPr>
        <w:bidi w:val="0"/>
        <w:spacing w:line="240" w:lineRule="auto"/>
        <w:rPr>
          <w:ins w:id="46" w:author="微软用户" w:date="2009-12-26T09:08:00Z"/>
          <w:rFonts w:hint="eastAsia"/>
          <w:b/>
          <w:sz w:val="10"/>
          <w:szCs w:val="10"/>
        </w:rPr>
      </w:pPr>
      <w:ins w:id="47" w:author="微软用户" w:date="2009-12-26T09:08:00Z">
        <w:r>
          <w:rPr>
            <w:rFonts w:hint="eastAsia"/>
            <w:b/>
            <w:sz w:val="10"/>
            <w:szCs w:val="10"/>
          </w:rPr>
          <w:t>三、判断题（</w:t>
        </w:r>
      </w:ins>
      <w:ins w:id="48" w:author="微软用户" w:date="2009-12-26T09:08:00Z">
        <w:r>
          <w:rPr>
            <w:rFonts w:hint="eastAsia"/>
            <w:b/>
            <w:color w:val="FF0000"/>
            <w:sz w:val="10"/>
            <w:szCs w:val="10"/>
          </w:rPr>
          <w:t>全部正确</w:t>
        </w:r>
      </w:ins>
      <w:ins w:id="49" w:author="微软用户" w:date="2009-12-26T09:08:00Z">
        <w:r>
          <w:rPr>
            <w:rFonts w:hint="eastAsia"/>
            <w:b/>
            <w:sz w:val="10"/>
            <w:szCs w:val="10"/>
          </w:rPr>
          <w:t>）</w:t>
        </w:r>
      </w:ins>
    </w:p>
    <w:p>
      <w:pPr>
        <w:bidi w:val="0"/>
        <w:spacing w:line="240" w:lineRule="auto"/>
        <w:ind w:firstLine="150" w:firstLineChars="150"/>
        <w:rPr>
          <w:rFonts w:hint="eastAsia"/>
          <w:sz w:val="10"/>
          <w:szCs w:val="10"/>
        </w:rPr>
      </w:pPr>
      <w:r>
        <w:rPr>
          <w:rFonts w:hint="eastAsia"/>
          <w:sz w:val="10"/>
          <w:szCs w:val="10"/>
        </w:rPr>
        <w:t>1．1929</w:t>
      </w:r>
      <w:r>
        <w:rPr>
          <w:sz w:val="10"/>
          <w:szCs w:val="10"/>
        </w:rPr>
        <w:t>年12月，毛泽东在主持起草的《古田会议决议》中明确提出了</w:t>
      </w:r>
      <w:r>
        <w:rPr>
          <w:rFonts w:hint="eastAsia"/>
          <w:sz w:val="10"/>
          <w:szCs w:val="10"/>
        </w:rPr>
        <w:t>“</w:t>
      </w:r>
      <w:r>
        <w:rPr>
          <w:sz w:val="10"/>
          <w:szCs w:val="10"/>
        </w:rPr>
        <w:t>反对主观主义</w:t>
      </w:r>
      <w:r>
        <w:rPr>
          <w:rFonts w:hint="eastAsia"/>
          <w:sz w:val="10"/>
          <w:szCs w:val="10"/>
        </w:rPr>
        <w:t>”</w:t>
      </w:r>
      <w:r>
        <w:rPr>
          <w:sz w:val="10"/>
          <w:szCs w:val="10"/>
        </w:rPr>
        <w:t>的问题。</w:t>
      </w:r>
    </w:p>
    <w:p>
      <w:pPr>
        <w:bidi w:val="0"/>
        <w:spacing w:line="240" w:lineRule="auto"/>
        <w:ind w:firstLine="150" w:firstLineChars="150"/>
        <w:rPr>
          <w:rFonts w:hint="eastAsia"/>
          <w:sz w:val="10"/>
          <w:szCs w:val="10"/>
        </w:rPr>
      </w:pPr>
      <w:r>
        <w:rPr>
          <w:rFonts w:hint="eastAsia"/>
          <w:sz w:val="10"/>
          <w:szCs w:val="10"/>
        </w:rPr>
        <w:t>2．1978年12月，邓小平在为十一届三中全会作准备的中央工作会议上的讲话中，特别强调解放思想、实事求是的重要意义。以这一讲话精神为指导的十一届三中全会，重新确立了实事求是的思想路线。</w:t>
      </w:r>
    </w:p>
    <w:p>
      <w:pPr>
        <w:bidi w:val="0"/>
        <w:spacing w:line="240" w:lineRule="auto"/>
        <w:ind w:firstLine="150" w:firstLineChars="150"/>
        <w:rPr>
          <w:rFonts w:hint="eastAsia"/>
          <w:sz w:val="10"/>
          <w:szCs w:val="10"/>
        </w:rPr>
      </w:pPr>
      <w:r>
        <w:rPr>
          <w:rFonts w:hint="eastAsia"/>
          <w:sz w:val="10"/>
          <w:szCs w:val="10"/>
        </w:rPr>
        <w:t>3．1992年，江泽民在党的十四大的报告中指出，解放思想，实事求是，是邓小平创立的“建设有中国特色社会主义理论”的精髓，是党永葆蓬勃生机的法宝。</w:t>
      </w:r>
    </w:p>
    <w:p>
      <w:pPr>
        <w:bidi w:val="0"/>
        <w:spacing w:line="240" w:lineRule="auto"/>
        <w:ind w:firstLine="150" w:firstLineChars="150"/>
        <w:rPr>
          <w:rFonts w:hint="eastAsia"/>
          <w:sz w:val="10"/>
          <w:szCs w:val="10"/>
        </w:rPr>
      </w:pPr>
      <w:r>
        <w:rPr>
          <w:rFonts w:hint="eastAsia"/>
          <w:sz w:val="10"/>
          <w:szCs w:val="10"/>
        </w:rPr>
        <w:t>4．坚持实事求是的思想路线，就要大力弘扬与时俱进精神，推进理论创新，不断开拓马克思主义新境界。与时俱进，就是党的全部理论和工作要体现时代性，把握规律性，富于创造性。</w:t>
      </w:r>
    </w:p>
    <w:p>
      <w:pPr>
        <w:bidi w:val="0"/>
        <w:spacing w:line="240" w:lineRule="auto"/>
        <w:ind w:firstLine="150" w:firstLineChars="150"/>
        <w:rPr>
          <w:rFonts w:hint="eastAsia"/>
          <w:sz w:val="10"/>
          <w:szCs w:val="10"/>
        </w:rPr>
      </w:pPr>
      <w:r>
        <w:rPr>
          <w:rFonts w:hint="eastAsia"/>
          <w:sz w:val="10"/>
          <w:szCs w:val="10"/>
        </w:rPr>
        <w:t>5．科学的本质在于探求事物发展的客观规律性，创新必须建立在求实的基础上。理论创新和一切工作的创新，都要大力弘扬求真务实精神、大兴求真务实之风。</w:t>
      </w:r>
    </w:p>
    <w:p>
      <w:pPr>
        <w:bidi w:val="0"/>
        <w:spacing w:line="240" w:lineRule="auto"/>
        <w:ind w:firstLine="150" w:firstLineChars="150"/>
        <w:rPr>
          <w:rFonts w:hint="eastAsia"/>
          <w:sz w:val="10"/>
          <w:szCs w:val="10"/>
        </w:rPr>
      </w:pPr>
      <w:r>
        <w:rPr>
          <w:rFonts w:hint="eastAsia"/>
          <w:sz w:val="10"/>
          <w:szCs w:val="10"/>
        </w:rPr>
        <w:t>6．坚持实事求是的思想路线，在中国革命、建设和改革问题上，最根本的就是要坚持一切从本国实际出发，敢于和善于走自己的路。</w:t>
      </w:r>
    </w:p>
    <w:p>
      <w:pPr>
        <w:bidi w:val="0"/>
        <w:spacing w:line="240" w:lineRule="auto"/>
        <w:ind w:firstLine="150" w:firstLineChars="150"/>
        <w:rPr>
          <w:rFonts w:hint="eastAsia"/>
          <w:sz w:val="10"/>
          <w:szCs w:val="10"/>
        </w:rPr>
      </w:pPr>
      <w:r>
        <w:rPr>
          <w:rFonts w:hint="eastAsia"/>
          <w:sz w:val="10"/>
          <w:szCs w:val="10"/>
        </w:rPr>
        <w:t>7．理论创新必须服务于、落脚于实践创新。</w:t>
      </w:r>
    </w:p>
    <w:p>
      <w:pPr>
        <w:pStyle w:val="2"/>
        <w:bidi w:val="0"/>
        <w:spacing w:line="240" w:lineRule="auto"/>
        <w:ind w:firstLine="142" w:firstLineChars="150"/>
        <w:rPr>
          <w:rFonts w:hint="eastAsia"/>
          <w:sz w:val="10"/>
          <w:szCs w:val="10"/>
        </w:rPr>
      </w:pPr>
      <w:r>
        <w:rPr>
          <w:rFonts w:hint="eastAsia"/>
          <w:sz w:val="10"/>
          <w:szCs w:val="10"/>
        </w:rPr>
        <w:t>8.解放思想是发展中国特色社会主义的一大法宝，在新的发展阶段必须继续解放思想。</w:t>
      </w:r>
    </w:p>
    <w:p>
      <w:pPr>
        <w:pStyle w:val="2"/>
        <w:bidi w:val="0"/>
        <w:spacing w:line="240" w:lineRule="auto"/>
        <w:ind w:firstLine="142" w:firstLineChars="150"/>
        <w:rPr>
          <w:rFonts w:hint="eastAsia"/>
          <w:sz w:val="10"/>
          <w:szCs w:val="10"/>
        </w:rPr>
      </w:pPr>
      <w:r>
        <w:rPr>
          <w:rFonts w:hint="eastAsia"/>
          <w:sz w:val="10"/>
          <w:szCs w:val="10"/>
        </w:rPr>
        <w:t>9.并非任何标新立异的观点都是理论创新，有的可能是已经被实践否定的旧的理论观点的沉渣泛起，有的可能是适合某些西方发达国家历史发展条件的理论观点的简单照抄，也有的可能仅仅是杜撰的新名词的堆砌和脱离实际的空想。</w:t>
      </w:r>
    </w:p>
    <w:p>
      <w:pPr>
        <w:bidi w:val="0"/>
        <w:spacing w:line="240" w:lineRule="auto"/>
        <w:rPr>
          <w:rFonts w:hint="eastAsia"/>
          <w:b/>
          <w:sz w:val="10"/>
          <w:szCs w:val="10"/>
        </w:rPr>
      </w:pPr>
    </w:p>
    <w:p>
      <w:pPr>
        <w:bidi w:val="0"/>
        <w:spacing w:line="240" w:lineRule="auto"/>
        <w:rPr>
          <w:rFonts w:hint="eastAsia"/>
          <w:b/>
          <w:sz w:val="10"/>
          <w:szCs w:val="10"/>
        </w:rPr>
      </w:pPr>
      <w:r>
        <w:rPr>
          <w:rFonts w:hint="eastAsia"/>
          <w:b/>
          <w:sz w:val="10"/>
          <w:szCs w:val="10"/>
        </w:rPr>
        <w:t>四、论述题</w:t>
      </w:r>
    </w:p>
    <w:p>
      <w:pPr>
        <w:bidi w:val="0"/>
        <w:spacing w:line="240" w:lineRule="auto"/>
        <w:ind w:firstLine="100" w:firstLineChars="100"/>
        <w:rPr>
          <w:ins w:id="50" w:author="微软用户" w:date="2009-12-26T09:08:00Z"/>
          <w:rFonts w:hint="eastAsia"/>
          <w:sz w:val="10"/>
          <w:szCs w:val="10"/>
        </w:rPr>
      </w:pPr>
      <w:ins w:id="51" w:author="微软用户" w:date="2009-12-26T09:08:00Z">
        <w:r>
          <w:rPr>
            <w:rFonts w:hint="eastAsia"/>
            <w:sz w:val="10"/>
            <w:szCs w:val="10"/>
          </w:rPr>
          <w:t>1．联系实际分析如何坚持和贯彻实事求是思想路线。</w:t>
        </w:r>
      </w:ins>
      <w:ins w:id="52" w:author="微软用户" w:date="2009-12-26T09:08:00Z">
        <w:r>
          <w:rPr>
            <w:rFonts w:hint="eastAsia"/>
            <w:sz w:val="10"/>
            <w:szCs w:val="10"/>
            <w:highlight w:val="yellow"/>
          </w:rPr>
          <w:t>（15分</w:t>
        </w:r>
      </w:ins>
      <w:ins w:id="53" w:author="微软用户" w:date="2009-12-26T09:08:00Z">
        <w:r>
          <w:rPr>
            <w:rFonts w:hint="eastAsia"/>
            <w:sz w:val="10"/>
            <w:szCs w:val="10"/>
          </w:rPr>
          <w:t>）</w:t>
        </w:r>
      </w:ins>
    </w:p>
    <w:p>
      <w:pPr>
        <w:bidi w:val="0"/>
        <w:spacing w:line="240" w:lineRule="auto"/>
        <w:ind w:firstLine="200" w:firstLineChars="200"/>
        <w:rPr>
          <w:ins w:id="54" w:author="微软用户" w:date="2009-12-26T09:08:00Z"/>
          <w:rFonts w:hint="eastAsia"/>
          <w:sz w:val="10"/>
          <w:szCs w:val="10"/>
        </w:rPr>
      </w:pPr>
      <w:ins w:id="55" w:author="微软用户" w:date="2009-12-26T09:08:00Z">
        <w:r>
          <w:rPr>
            <w:rFonts w:hint="eastAsia"/>
            <w:sz w:val="10"/>
            <w:szCs w:val="10"/>
            <w:highlight w:val="yellow"/>
          </w:rPr>
          <w:t>参考答案：</w:t>
        </w:r>
      </w:ins>
    </w:p>
    <w:p>
      <w:pPr>
        <w:bidi w:val="0"/>
        <w:spacing w:line="240" w:lineRule="auto"/>
        <w:ind w:firstLine="200" w:firstLineChars="200"/>
        <w:rPr>
          <w:ins w:id="56" w:author="微软用户" w:date="2009-12-26T09:08:00Z"/>
          <w:sz w:val="10"/>
          <w:szCs w:val="10"/>
        </w:rPr>
      </w:pPr>
      <w:ins w:id="57" w:author="微软用户" w:date="2009-12-26T09:08:00Z">
        <w:r>
          <w:rPr>
            <w:rFonts w:hint="eastAsia"/>
            <w:sz w:val="10"/>
            <w:szCs w:val="10"/>
          </w:rPr>
          <w:t>党的实事求是思想路线是一切从实际出发，理论联系实际，实事求是，在实践中检验真理和发展真理。。实事求是是党的思想路线的实质和核心，我们通常把党的思想路线简明概括为“实事求是”，把党的思想路线称作是“实事求是的思想路线”。</w:t>
        </w:r>
      </w:ins>
      <w:ins w:id="58" w:author="微软用户" w:date="2009-12-26T09:08:00Z">
        <w:r>
          <w:rPr>
            <w:rFonts w:hint="eastAsia"/>
            <w:sz w:val="10"/>
            <w:szCs w:val="10"/>
            <w:highlight w:val="yellow"/>
          </w:rPr>
          <w:t>（5分）</w:t>
        </w:r>
      </w:ins>
    </w:p>
    <w:p>
      <w:pPr>
        <w:bidi w:val="0"/>
        <w:spacing w:line="240" w:lineRule="auto"/>
        <w:ind w:firstLine="200" w:firstLineChars="200"/>
        <w:rPr>
          <w:ins w:id="59" w:author="微软用户" w:date="2009-12-26T09:08:00Z"/>
          <w:sz w:val="10"/>
          <w:szCs w:val="10"/>
        </w:rPr>
      </w:pPr>
      <w:ins w:id="60" w:author="微软用户" w:date="2009-12-26T09:08:00Z">
        <w:r>
          <w:rPr>
            <w:rFonts w:hint="eastAsia"/>
            <w:sz w:val="10"/>
            <w:szCs w:val="10"/>
          </w:rPr>
          <w:t>重要意义：第一，实事求是思想路线是马克思主义认识论在马克思主义中国化实践过程中的运用、丰富和发展。第二，实事求是思想路线是制定并贯彻执行正确的政治路线的思想基础。第三，实事求是思想路线是加强党的思想作风建设和提高领导能力的重要内容。</w:t>
        </w:r>
      </w:ins>
      <w:ins w:id="61" w:author="微软用户" w:date="2009-12-26T09:08:00Z">
        <w:r>
          <w:rPr>
            <w:rFonts w:hint="eastAsia"/>
            <w:sz w:val="10"/>
            <w:szCs w:val="10"/>
            <w:highlight w:val="yellow"/>
          </w:rPr>
          <w:t>（3分）</w:t>
        </w:r>
      </w:ins>
    </w:p>
    <w:p>
      <w:pPr>
        <w:bidi w:val="0"/>
        <w:spacing w:line="240" w:lineRule="auto"/>
        <w:ind w:firstLine="200" w:firstLineChars="200"/>
        <w:rPr>
          <w:ins w:id="62" w:author="微软用户" w:date="2009-12-26T09:08:00Z"/>
          <w:rFonts w:hint="eastAsia"/>
          <w:sz w:val="10"/>
          <w:szCs w:val="10"/>
        </w:rPr>
      </w:pPr>
      <w:ins w:id="63" w:author="微软用户" w:date="2009-12-26T09:08:00Z">
        <w:r>
          <w:rPr>
            <w:rFonts w:hint="eastAsia"/>
            <w:sz w:val="10"/>
            <w:szCs w:val="10"/>
          </w:rPr>
          <w:t>联系实际具有典型性和代表性，分析问题条理清晰、言之有理。</w:t>
        </w:r>
      </w:ins>
      <w:ins w:id="64" w:author="微软用户" w:date="2009-12-26T09:08:00Z">
        <w:r>
          <w:rPr>
            <w:rFonts w:hint="eastAsia"/>
            <w:sz w:val="10"/>
            <w:szCs w:val="10"/>
            <w:highlight w:val="yellow"/>
          </w:rPr>
          <w:t>（7分）</w:t>
        </w:r>
      </w:ins>
    </w:p>
    <w:p>
      <w:pPr>
        <w:pStyle w:val="2"/>
        <w:bidi w:val="0"/>
        <w:spacing w:line="240" w:lineRule="auto"/>
        <w:rPr>
          <w:rFonts w:hAnsi="宋体" w:cs="宋体"/>
          <w:b/>
          <w:sz w:val="10"/>
          <w:szCs w:val="10"/>
        </w:rPr>
      </w:pPr>
      <w:r>
        <w:rPr>
          <w:rFonts w:hint="eastAsia" w:hAnsi="宋体" w:cs="宋体"/>
          <w:b/>
          <w:sz w:val="10"/>
          <w:szCs w:val="10"/>
        </w:rPr>
        <w:t>三、判断题</w:t>
      </w:r>
      <w:ins w:id="65" w:author="微软用户" w:date="2009-12-26T09:08:00Z">
        <w:r>
          <w:rPr>
            <w:rFonts w:hint="eastAsia" w:cs="宋体"/>
            <w:b/>
            <w:sz w:val="10"/>
            <w:szCs w:val="10"/>
            <w:lang w:val="zh-CN"/>
          </w:rPr>
          <w:t>（</w:t>
        </w:r>
      </w:ins>
      <w:ins w:id="66" w:author="微软用户" w:date="2009-12-26T09:08:00Z">
        <w:r>
          <w:rPr>
            <w:rFonts w:hint="eastAsia" w:cs="宋体"/>
            <w:b/>
            <w:color w:val="FF0000"/>
            <w:sz w:val="10"/>
            <w:szCs w:val="10"/>
            <w:lang w:val="zh-CN"/>
          </w:rPr>
          <w:t>全部错误</w:t>
        </w:r>
      </w:ins>
      <w:ins w:id="67" w:author="微软用户" w:date="2009-12-26T09:08:00Z">
        <w:r>
          <w:rPr>
            <w:rFonts w:hint="eastAsia" w:cs="宋体"/>
            <w:b/>
            <w:sz w:val="10"/>
            <w:szCs w:val="10"/>
            <w:lang w:val="zh-CN"/>
          </w:rPr>
          <w:t>）</w:t>
        </w:r>
      </w:ins>
      <w:r>
        <w:rPr>
          <w:rFonts w:hint="eastAsia" w:hAnsi="宋体" w:cs="宋体"/>
          <w:b/>
          <w:sz w:val="10"/>
          <w:szCs w:val="10"/>
        </w:rPr>
        <w:t xml:space="preserve"> </w:t>
      </w:r>
    </w:p>
    <w:p>
      <w:pPr>
        <w:autoSpaceDE w:val="0"/>
        <w:autoSpaceDN w:val="0"/>
        <w:adjustRightInd w:val="0"/>
        <w:spacing w:line="240" w:lineRule="auto"/>
        <w:ind w:firstLine="150" w:firstLineChars="150"/>
        <w:rPr>
          <w:rFonts w:hAnsi="Times New Roman" w:cs="Times New Roman"/>
          <w:sz w:val="10"/>
          <w:szCs w:val="10"/>
        </w:rPr>
      </w:pPr>
      <w:r>
        <w:rPr>
          <w:rFonts w:hAnsi="Times New Roman" w:cs="Times New Roman"/>
          <w:sz w:val="10"/>
          <w:szCs w:val="10"/>
        </w:rPr>
        <w:t>1</w:t>
      </w:r>
      <w:r>
        <w:rPr>
          <w:rFonts w:ascii="宋体" w:hAnsi="Times New Roman" w:cs="宋体"/>
          <w:sz w:val="10"/>
          <w:szCs w:val="10"/>
          <w:lang w:val="zh-CN"/>
        </w:rPr>
        <w:t>.</w:t>
      </w:r>
      <w:r>
        <w:rPr>
          <w:rFonts w:hint="eastAsia" w:ascii="宋体" w:hAnsi="Times New Roman" w:cs="宋体"/>
          <w:sz w:val="10"/>
          <w:szCs w:val="10"/>
          <w:lang w:val="zh-CN"/>
        </w:rPr>
        <w:t>近代中国半殖民地半封建的社会性质，决定了社会主要矛盾是帝国主义和中华民族的矛盾、封建主义和人民大众的矛盾。而</w:t>
      </w:r>
      <w:r>
        <w:rPr>
          <w:rFonts w:hint="eastAsia" w:ascii="宋体" w:hAnsi="Times New Roman" w:cs="宋体"/>
          <w:color w:val="FF0000"/>
          <w:sz w:val="10"/>
          <w:szCs w:val="10"/>
          <w:lang w:val="zh-CN"/>
        </w:rPr>
        <w:t>封建主义和人民大众</w:t>
      </w:r>
      <w:r>
        <w:rPr>
          <w:rFonts w:hint="eastAsia" w:ascii="宋体" w:hAnsi="Times New Roman" w:cs="宋体"/>
          <w:sz w:val="10"/>
          <w:szCs w:val="10"/>
          <w:lang w:val="zh-CN"/>
        </w:rPr>
        <w:t>的矛盾，又是各种矛盾中最主要的矛盾。</w:t>
      </w:r>
    </w:p>
    <w:p>
      <w:pPr>
        <w:autoSpaceDE w:val="0"/>
        <w:autoSpaceDN w:val="0"/>
        <w:adjustRightInd w:val="0"/>
        <w:spacing w:line="240" w:lineRule="auto"/>
        <w:ind w:firstLine="150" w:firstLineChars="150"/>
        <w:rPr>
          <w:rFonts w:hAnsi="Times New Roman" w:cs="Times New Roman"/>
          <w:sz w:val="10"/>
          <w:szCs w:val="10"/>
        </w:rPr>
      </w:pPr>
      <w:r>
        <w:rPr>
          <w:rFonts w:hAnsi="Times New Roman" w:cs="Times New Roman"/>
          <w:sz w:val="10"/>
          <w:szCs w:val="10"/>
        </w:rPr>
        <w:t>2</w:t>
      </w:r>
      <w:r>
        <w:rPr>
          <w:rFonts w:ascii="宋体" w:hAnsi="Times New Roman" w:cs="宋体"/>
          <w:sz w:val="10"/>
          <w:szCs w:val="10"/>
          <w:lang w:val="zh-CN"/>
        </w:rPr>
        <w:t>.</w:t>
      </w:r>
      <w:r>
        <w:rPr>
          <w:rFonts w:hint="eastAsia" w:ascii="宋体" w:hAnsi="Times New Roman" w:cs="宋体"/>
          <w:sz w:val="10"/>
          <w:szCs w:val="10"/>
          <w:lang w:val="zh-CN"/>
        </w:rPr>
        <w:t>新民主主义革命属于</w:t>
      </w:r>
      <w:r>
        <w:rPr>
          <w:rFonts w:hint="eastAsia" w:ascii="宋体" w:hAnsi="Times New Roman" w:cs="宋体"/>
          <w:color w:val="FF0000"/>
          <w:sz w:val="10"/>
          <w:szCs w:val="10"/>
          <w:lang w:val="zh-CN"/>
        </w:rPr>
        <w:t>资产阶级</w:t>
      </w:r>
      <w:r>
        <w:rPr>
          <w:rFonts w:hint="eastAsia" w:ascii="宋体" w:hAnsi="Times New Roman" w:cs="宋体"/>
          <w:sz w:val="10"/>
          <w:szCs w:val="10"/>
          <w:lang w:val="zh-CN"/>
        </w:rPr>
        <w:t>民主主义革命的范畴，属于</w:t>
      </w:r>
      <w:r>
        <w:rPr>
          <w:rFonts w:hint="eastAsia" w:ascii="宋体" w:hAnsi="Times New Roman" w:cs="宋体"/>
          <w:color w:val="FF0000"/>
          <w:sz w:val="10"/>
          <w:szCs w:val="10"/>
          <w:lang w:val="zh-CN"/>
        </w:rPr>
        <w:t>世界资产阶级</w:t>
      </w:r>
      <w:r>
        <w:rPr>
          <w:rFonts w:hint="eastAsia" w:ascii="宋体" w:hAnsi="Times New Roman" w:cs="宋体"/>
          <w:sz w:val="10"/>
          <w:szCs w:val="10"/>
          <w:lang w:val="zh-CN"/>
        </w:rPr>
        <w:t>民主主义革命的一部分。</w:t>
      </w:r>
    </w:p>
    <w:p>
      <w:pPr>
        <w:autoSpaceDE w:val="0"/>
        <w:autoSpaceDN w:val="0"/>
        <w:adjustRightInd w:val="0"/>
        <w:spacing w:line="240" w:lineRule="auto"/>
        <w:ind w:firstLine="150" w:firstLineChars="150"/>
        <w:rPr>
          <w:rFonts w:hAnsi="Times New Roman" w:cs="Times New Roman"/>
          <w:sz w:val="10"/>
          <w:szCs w:val="10"/>
        </w:rPr>
      </w:pPr>
      <w:r>
        <w:rPr>
          <w:rFonts w:hAnsi="Times New Roman" w:cs="Times New Roman"/>
          <w:sz w:val="10"/>
          <w:szCs w:val="10"/>
        </w:rPr>
        <w:t>3</w:t>
      </w:r>
      <w:r>
        <w:rPr>
          <w:rFonts w:ascii="宋体" w:hAnsi="Times New Roman" w:cs="宋体"/>
          <w:sz w:val="10"/>
          <w:szCs w:val="10"/>
          <w:lang w:val="zh-CN"/>
        </w:rPr>
        <w:t>.</w:t>
      </w:r>
      <w:r>
        <w:rPr>
          <w:rFonts w:hint="eastAsia" w:ascii="宋体" w:hAnsi="Times New Roman" w:cs="宋体"/>
          <w:sz w:val="10"/>
          <w:szCs w:val="10"/>
          <w:lang w:val="zh-CN"/>
        </w:rPr>
        <w:t>在新民主主义革命时期，城市小资产阶级属于</w:t>
      </w:r>
      <w:r>
        <w:rPr>
          <w:rFonts w:hint="eastAsia" w:ascii="宋体" w:hAnsi="Times New Roman" w:cs="宋体"/>
          <w:color w:val="FF0000"/>
          <w:sz w:val="10"/>
          <w:szCs w:val="10"/>
          <w:lang w:val="zh-CN"/>
        </w:rPr>
        <w:t>资产阶级</w:t>
      </w:r>
      <w:r>
        <w:rPr>
          <w:rFonts w:hint="eastAsia" w:ascii="宋体" w:hAnsi="Times New Roman" w:cs="宋体"/>
          <w:sz w:val="10"/>
          <w:szCs w:val="10"/>
          <w:lang w:val="zh-CN"/>
        </w:rPr>
        <w:t>，是新民主主义革命对象之一。</w:t>
      </w:r>
    </w:p>
    <w:p>
      <w:pPr>
        <w:autoSpaceDE w:val="0"/>
        <w:autoSpaceDN w:val="0"/>
        <w:adjustRightInd w:val="0"/>
        <w:spacing w:line="240" w:lineRule="auto"/>
        <w:ind w:firstLine="150" w:firstLineChars="150"/>
        <w:rPr>
          <w:rFonts w:hAnsi="Times New Roman" w:cs="Times New Roman"/>
          <w:sz w:val="10"/>
          <w:szCs w:val="10"/>
        </w:rPr>
      </w:pPr>
      <w:r>
        <w:rPr>
          <w:rFonts w:hAnsi="Times New Roman" w:cs="Times New Roman"/>
          <w:sz w:val="10"/>
          <w:szCs w:val="10"/>
        </w:rPr>
        <w:t>4</w:t>
      </w:r>
      <w:r>
        <w:rPr>
          <w:rFonts w:ascii="宋体" w:hAnsi="Times New Roman" w:cs="宋体"/>
          <w:sz w:val="10"/>
          <w:szCs w:val="10"/>
          <w:lang w:val="zh-CN"/>
        </w:rPr>
        <w:t>.</w:t>
      </w:r>
      <w:r>
        <w:rPr>
          <w:rFonts w:hint="eastAsia" w:ascii="宋体" w:hAnsi="Times New Roman" w:cs="宋体"/>
          <w:sz w:val="10"/>
          <w:szCs w:val="10"/>
          <w:lang w:val="zh-CN"/>
        </w:rPr>
        <w:t>中国革命走农村包围城市、武装夺取政权的道路，必须处理好土地革命、武装斗争、根据地建设三者之间的关系。</w:t>
      </w:r>
      <w:r>
        <w:rPr>
          <w:rFonts w:hint="eastAsia" w:ascii="宋体" w:hAnsi="Times New Roman" w:cs="宋体"/>
          <w:color w:val="FF0000"/>
          <w:sz w:val="10"/>
          <w:szCs w:val="10"/>
          <w:lang w:val="zh-CN"/>
        </w:rPr>
        <w:t>武装斗争</w:t>
      </w:r>
      <w:r>
        <w:rPr>
          <w:rFonts w:hint="eastAsia" w:ascii="宋体" w:hAnsi="Times New Roman" w:cs="宋体"/>
          <w:sz w:val="10"/>
          <w:szCs w:val="10"/>
          <w:lang w:val="zh-CN"/>
        </w:rPr>
        <w:t>是民主革命的中心内容；</w:t>
      </w:r>
      <w:r>
        <w:rPr>
          <w:rFonts w:hint="eastAsia" w:ascii="宋体" w:hAnsi="Times New Roman" w:cs="宋体"/>
          <w:color w:val="FF0000"/>
          <w:sz w:val="10"/>
          <w:szCs w:val="10"/>
          <w:lang w:val="zh-CN"/>
        </w:rPr>
        <w:t>农村革命根据地</w:t>
      </w:r>
      <w:r>
        <w:rPr>
          <w:rFonts w:hint="eastAsia" w:ascii="宋体" w:hAnsi="Times New Roman" w:cs="宋体"/>
          <w:sz w:val="10"/>
          <w:szCs w:val="10"/>
          <w:lang w:val="zh-CN"/>
        </w:rPr>
        <w:t>是中国革命的主要形式，是农村根据地建设和土地革命的强有力保证；</w:t>
      </w:r>
      <w:r>
        <w:rPr>
          <w:rFonts w:hint="eastAsia" w:ascii="宋体" w:hAnsi="Times New Roman" w:cs="宋体"/>
          <w:color w:val="FF0000"/>
          <w:sz w:val="10"/>
          <w:szCs w:val="10"/>
          <w:lang w:val="zh-CN"/>
        </w:rPr>
        <w:t>土地革命</w:t>
      </w:r>
      <w:r>
        <w:rPr>
          <w:rFonts w:hint="eastAsia" w:ascii="宋体" w:hAnsi="Times New Roman" w:cs="宋体"/>
          <w:sz w:val="10"/>
          <w:szCs w:val="10"/>
          <w:lang w:val="zh-CN"/>
        </w:rPr>
        <w:t>是中国革命的战略阵地，是进行武装斗争和开展土地革命的依托。</w:t>
      </w:r>
    </w:p>
    <w:p>
      <w:pPr>
        <w:autoSpaceDE w:val="0"/>
        <w:autoSpaceDN w:val="0"/>
        <w:adjustRightInd w:val="0"/>
        <w:spacing w:line="240" w:lineRule="auto"/>
        <w:ind w:firstLine="150" w:firstLineChars="150"/>
        <w:rPr>
          <w:rFonts w:hAnsi="Times New Roman" w:cs="Times New Roman"/>
          <w:sz w:val="10"/>
          <w:szCs w:val="10"/>
        </w:rPr>
      </w:pPr>
      <w:r>
        <w:rPr>
          <w:rFonts w:hAnsi="Times New Roman" w:cs="Times New Roman"/>
          <w:sz w:val="10"/>
          <w:szCs w:val="10"/>
        </w:rPr>
        <w:t>5</w:t>
      </w:r>
      <w:r>
        <w:rPr>
          <w:rFonts w:ascii="宋体" w:hAnsi="Times New Roman" w:cs="宋体"/>
          <w:sz w:val="10"/>
          <w:szCs w:val="10"/>
          <w:lang w:val="zh-CN"/>
        </w:rPr>
        <w:t>.</w:t>
      </w:r>
      <w:r>
        <w:rPr>
          <w:rFonts w:hint="eastAsia" w:ascii="宋体" w:hAnsi="Times New Roman" w:cs="宋体"/>
          <w:sz w:val="10"/>
          <w:szCs w:val="10"/>
          <w:lang w:val="zh-CN"/>
        </w:rPr>
        <w:t>中国共产党领导的革命统一战线，包含着两个联盟：一个是工人阶级同农民阶级、广大知识分子及其他劳动者的联盟，主要是工农联盟；另一个是工人阶级和非劳动人民的联盟，主要是与民族资产阶级的联盟。</w:t>
      </w:r>
      <w:r>
        <w:rPr>
          <w:rFonts w:hint="eastAsia" w:ascii="宋体" w:hAnsi="Times New Roman" w:cs="宋体"/>
          <w:color w:val="FF0000"/>
          <w:sz w:val="10"/>
          <w:szCs w:val="10"/>
          <w:lang w:val="zh-CN"/>
        </w:rPr>
        <w:t>第二个联盟</w:t>
      </w:r>
      <w:r>
        <w:rPr>
          <w:rFonts w:hint="eastAsia" w:ascii="宋体" w:hAnsi="Times New Roman" w:cs="宋体"/>
          <w:sz w:val="10"/>
          <w:szCs w:val="10"/>
          <w:lang w:val="zh-CN"/>
        </w:rPr>
        <w:t>是统一战线的基础和依靠，只有巩固与民族资产阶级的联盟，才能实现党对统一战线的领导权。</w:t>
      </w:r>
    </w:p>
    <w:p>
      <w:pPr>
        <w:pStyle w:val="2"/>
        <w:bidi w:val="0"/>
        <w:spacing w:line="240" w:lineRule="auto"/>
        <w:ind w:firstLine="95" w:firstLineChars="100"/>
        <w:rPr>
          <w:rFonts w:hAnsi="宋体" w:cs="宋体"/>
          <w:sz w:val="10"/>
          <w:szCs w:val="10"/>
        </w:rPr>
      </w:pPr>
      <w:r>
        <w:rPr>
          <w:rFonts w:hAnsi="宋体" w:cs="宋体"/>
          <w:sz w:val="10"/>
          <w:szCs w:val="10"/>
        </w:rPr>
        <w:t>6.</w:t>
      </w:r>
      <w:r>
        <w:rPr>
          <w:rFonts w:hint="eastAsia" w:hAnsi="宋体" w:cs="宋体"/>
          <w:sz w:val="10"/>
          <w:szCs w:val="10"/>
        </w:rPr>
        <w:t>在近代中国社会里，封建制度是帝国主义统治中国和封建军阀实行专制统治的社会基础。帝国主义在中国是中国经济现代化和政治民主化的主要障碍。</w:t>
      </w:r>
    </w:p>
    <w:p>
      <w:pPr>
        <w:autoSpaceDE w:val="0"/>
        <w:autoSpaceDN w:val="0"/>
        <w:adjustRightInd w:val="0"/>
        <w:spacing w:line="240" w:lineRule="auto"/>
        <w:ind w:firstLine="150" w:firstLineChars="150"/>
        <w:rPr>
          <w:rFonts w:hAnsi="Times New Roman" w:cs="Times New Roman"/>
          <w:sz w:val="10"/>
          <w:szCs w:val="10"/>
        </w:rPr>
      </w:pPr>
      <w:r>
        <w:rPr>
          <w:rFonts w:ascii="宋体" w:hAnsi="Times New Roman" w:cs="宋体"/>
          <w:sz w:val="10"/>
          <w:szCs w:val="10"/>
          <w:lang w:val="zh-CN"/>
        </w:rPr>
        <w:t>7.</w:t>
      </w:r>
      <w:r>
        <w:rPr>
          <w:rFonts w:hint="eastAsia" w:ascii="宋体" w:hAnsi="Times New Roman" w:cs="宋体"/>
          <w:sz w:val="10"/>
          <w:szCs w:val="10"/>
          <w:lang w:val="zh-CN"/>
        </w:rPr>
        <w:t>新民主主义共和国所采取的国家政权形式是几个革命阶级的联合专政</w:t>
      </w:r>
      <w:r>
        <w:rPr>
          <w:rFonts w:ascii="宋体" w:hAnsi="Times New Roman" w:cs="Times New Roman"/>
          <w:sz w:val="10"/>
          <w:szCs w:val="10"/>
          <w:lang w:val="zh-CN"/>
        </w:rPr>
        <w:t>——</w:t>
      </w:r>
      <w:r>
        <w:rPr>
          <w:rFonts w:hint="eastAsia" w:ascii="宋体" w:hAnsi="Times New Roman" w:cs="宋体"/>
          <w:sz w:val="10"/>
          <w:szCs w:val="10"/>
          <w:lang w:val="zh-CN"/>
        </w:rPr>
        <w:t>人民民主专政。与新民主主义国体相适应的政体是实行民主集中制的</w:t>
      </w:r>
      <w:r>
        <w:rPr>
          <w:rFonts w:hint="eastAsia" w:ascii="宋体" w:hAnsi="Times New Roman" w:cs="宋体"/>
          <w:color w:val="FF0000"/>
          <w:sz w:val="10"/>
          <w:szCs w:val="10"/>
          <w:lang w:val="zh-CN"/>
        </w:rPr>
        <w:t>人民代表大会</w:t>
      </w:r>
      <w:r>
        <w:rPr>
          <w:rFonts w:hint="eastAsia" w:ascii="宋体" w:hAnsi="Times New Roman" w:cs="宋体"/>
          <w:sz w:val="10"/>
          <w:szCs w:val="10"/>
          <w:lang w:val="zh-CN"/>
        </w:rPr>
        <w:t>。</w:t>
      </w:r>
    </w:p>
    <w:p>
      <w:pPr>
        <w:pStyle w:val="2"/>
        <w:bidi w:val="0"/>
        <w:spacing w:line="240" w:lineRule="auto"/>
        <w:ind w:firstLine="95" w:firstLineChars="100"/>
        <w:rPr>
          <w:rFonts w:hint="eastAsia" w:hAnsi="宋体" w:cs="宋体"/>
          <w:sz w:val="10"/>
          <w:szCs w:val="10"/>
        </w:rPr>
      </w:pPr>
      <w:r>
        <w:rPr>
          <w:rFonts w:hint="eastAsia" w:hAnsi="宋体" w:cs="宋体"/>
          <w:sz w:val="10"/>
          <w:szCs w:val="10"/>
        </w:rPr>
        <w:t>8.中国共产党领导统一战线过程中，积累了丰富的经验，其中最根本的经验是处理好同农民的关系。</w:t>
      </w:r>
    </w:p>
    <w:p>
      <w:pPr>
        <w:pStyle w:val="2"/>
        <w:bidi w:val="0"/>
        <w:spacing w:line="240" w:lineRule="auto"/>
        <w:ind w:firstLine="95" w:firstLineChars="100"/>
        <w:rPr>
          <w:rFonts w:hint="eastAsia" w:hAnsi="宋体" w:cs="宋体"/>
          <w:sz w:val="10"/>
          <w:szCs w:val="10"/>
        </w:rPr>
      </w:pPr>
      <w:r>
        <w:rPr>
          <w:rFonts w:hint="eastAsia" w:hAnsi="宋体" w:cs="宋体"/>
          <w:sz w:val="10"/>
          <w:szCs w:val="10"/>
        </w:rPr>
        <w:t>9.帝国主义列强的入侵，是为了把封建中国变成资本主义的中国。</w:t>
      </w:r>
    </w:p>
    <w:p>
      <w:pPr>
        <w:autoSpaceDE w:val="0"/>
        <w:autoSpaceDN w:val="0"/>
        <w:bidi w:val="0"/>
        <w:adjustRightInd w:val="0"/>
        <w:spacing w:line="240" w:lineRule="auto"/>
        <w:ind w:firstLine="315"/>
        <w:rPr>
          <w:sz w:val="10"/>
          <w:szCs w:val="10"/>
        </w:rPr>
      </w:pPr>
    </w:p>
    <w:p>
      <w:pPr>
        <w:autoSpaceDE w:val="0"/>
        <w:autoSpaceDN w:val="0"/>
        <w:bidi w:val="0"/>
        <w:adjustRightInd w:val="0"/>
        <w:spacing w:line="240" w:lineRule="auto"/>
        <w:rPr>
          <w:b/>
          <w:sz w:val="10"/>
          <w:szCs w:val="10"/>
        </w:rPr>
      </w:pPr>
      <w:r>
        <w:rPr>
          <w:rFonts w:hint="eastAsia" w:ascii="宋体" w:cs="宋体"/>
          <w:b/>
          <w:sz w:val="10"/>
          <w:szCs w:val="10"/>
          <w:lang w:val="zh-CN"/>
        </w:rPr>
        <w:t>四、简答题（</w:t>
      </w:r>
      <w:r>
        <w:rPr>
          <w:rFonts w:ascii="宋体" w:cs="宋体"/>
          <w:b/>
          <w:sz w:val="10"/>
          <w:szCs w:val="10"/>
          <w:lang w:val="zh-CN"/>
        </w:rPr>
        <w:t>10</w:t>
      </w:r>
      <w:r>
        <w:rPr>
          <w:rFonts w:hint="eastAsia" w:ascii="宋体" w:cs="宋体"/>
          <w:b/>
          <w:sz w:val="10"/>
          <w:szCs w:val="10"/>
          <w:lang w:val="zh-CN"/>
        </w:rPr>
        <w:t>分）</w:t>
      </w:r>
    </w:p>
    <w:p>
      <w:pPr>
        <w:autoSpaceDE w:val="0"/>
        <w:autoSpaceDN w:val="0"/>
        <w:bidi w:val="0"/>
        <w:adjustRightInd w:val="0"/>
        <w:spacing w:line="240" w:lineRule="auto"/>
        <w:rPr>
          <w:rFonts w:ascii="宋体"/>
          <w:sz w:val="10"/>
          <w:szCs w:val="10"/>
        </w:rPr>
      </w:pPr>
      <w:r>
        <w:rPr>
          <w:sz w:val="10"/>
          <w:szCs w:val="10"/>
        </w:rPr>
        <w:t>1</w:t>
      </w:r>
      <w:r>
        <w:rPr>
          <w:rFonts w:hint="eastAsia" w:ascii="宋体" w:cs="宋体"/>
          <w:sz w:val="10"/>
          <w:szCs w:val="10"/>
          <w:lang w:val="zh-CN"/>
        </w:rPr>
        <w:t>.如何理解新民主主义革命的领导权问题？</w:t>
      </w:r>
    </w:p>
    <w:p>
      <w:pPr>
        <w:autoSpaceDE w:val="0"/>
        <w:autoSpaceDN w:val="0"/>
        <w:bidi w:val="0"/>
        <w:adjustRightInd w:val="0"/>
        <w:spacing w:line="240" w:lineRule="auto"/>
        <w:rPr>
          <w:rFonts w:hint="eastAsia" w:ascii="宋体" w:cs="宋体"/>
          <w:b/>
          <w:sz w:val="10"/>
          <w:szCs w:val="10"/>
          <w:lang w:val="zh-CN"/>
        </w:rPr>
      </w:pPr>
    </w:p>
    <w:p>
      <w:pPr>
        <w:autoSpaceDE w:val="0"/>
        <w:autoSpaceDN w:val="0"/>
        <w:bidi w:val="0"/>
        <w:adjustRightInd w:val="0"/>
        <w:spacing w:line="240" w:lineRule="auto"/>
        <w:rPr>
          <w:rFonts w:hint="eastAsia" w:ascii="宋体" w:cs="宋体"/>
          <w:b/>
          <w:sz w:val="10"/>
          <w:szCs w:val="10"/>
          <w:lang w:val="zh-CN"/>
        </w:rPr>
      </w:pPr>
    </w:p>
    <w:p>
      <w:pPr>
        <w:autoSpaceDE w:val="0"/>
        <w:autoSpaceDN w:val="0"/>
        <w:bidi w:val="0"/>
        <w:adjustRightInd w:val="0"/>
        <w:spacing w:line="240" w:lineRule="auto"/>
        <w:rPr>
          <w:rFonts w:hint="eastAsia" w:ascii="宋体" w:cs="宋体"/>
          <w:b/>
          <w:sz w:val="10"/>
          <w:szCs w:val="10"/>
          <w:lang w:val="zh-CN"/>
        </w:rPr>
      </w:pPr>
      <w:r>
        <w:rPr>
          <w:rFonts w:hint="eastAsia" w:ascii="宋体" w:cs="宋体"/>
          <w:b/>
          <w:sz w:val="10"/>
          <w:szCs w:val="10"/>
          <w:lang w:val="zh-CN"/>
        </w:rPr>
        <w:t>五、材料分析题（15分）</w:t>
      </w:r>
    </w:p>
    <w:p>
      <w:pPr>
        <w:autoSpaceDE w:val="0"/>
        <w:autoSpaceDN w:val="0"/>
        <w:bidi w:val="0"/>
        <w:adjustRightInd w:val="0"/>
        <w:spacing w:line="240" w:lineRule="auto"/>
        <w:ind w:firstLine="151" w:firstLineChars="150"/>
        <w:rPr>
          <w:sz w:val="10"/>
          <w:szCs w:val="10"/>
        </w:rPr>
      </w:pPr>
      <w:r>
        <w:rPr>
          <w:rFonts w:hint="eastAsia" w:ascii="宋体" w:cs="宋体"/>
          <w:b/>
          <w:sz w:val="10"/>
          <w:szCs w:val="10"/>
          <w:lang w:val="zh-CN"/>
        </w:rPr>
        <w:t>材料</w:t>
      </w:r>
      <w:r>
        <w:rPr>
          <w:b/>
          <w:sz w:val="10"/>
          <w:szCs w:val="10"/>
        </w:rPr>
        <w:t>1</w:t>
      </w:r>
      <w:r>
        <w:rPr>
          <w:rFonts w:hint="eastAsia" w:ascii="宋体" w:cs="宋体"/>
          <w:b/>
          <w:sz w:val="10"/>
          <w:szCs w:val="10"/>
          <w:lang w:val="zh-CN"/>
        </w:rPr>
        <w:t>：</w:t>
      </w:r>
      <w:r>
        <w:rPr>
          <w:rFonts w:hint="eastAsia" w:ascii="宋体" w:cs="宋体"/>
          <w:sz w:val="10"/>
          <w:szCs w:val="10"/>
          <w:lang w:val="zh-CN"/>
        </w:rPr>
        <w:t>反对帝国主义的联合战线：以工人农民及小资产阶级革命的党派或分子为主力军，向一切帝国主义者加以攻击；同时亦可联合半民族运动的党派，向一派帝国主义者作战。</w:t>
      </w:r>
    </w:p>
    <w:p>
      <w:pPr>
        <w:autoSpaceDE w:val="0"/>
        <w:autoSpaceDN w:val="0"/>
        <w:bidi w:val="0"/>
        <w:adjustRightInd w:val="0"/>
        <w:spacing w:line="240" w:lineRule="auto"/>
        <w:rPr>
          <w:rFonts w:hint="eastAsia" w:ascii="宋体" w:cs="宋体"/>
          <w:sz w:val="10"/>
          <w:szCs w:val="10"/>
          <w:lang w:val="zh-CN"/>
        </w:rPr>
      </w:pPr>
      <w:r>
        <w:rPr>
          <w:sz w:val="10"/>
          <w:szCs w:val="10"/>
        </w:rPr>
        <w:t xml:space="preserve">                      </w:t>
      </w:r>
      <w:r>
        <w:rPr>
          <w:rFonts w:cs="宋体"/>
          <w:sz w:val="10"/>
          <w:szCs w:val="10"/>
        </w:rPr>
        <w:t>——</w:t>
      </w:r>
      <w:r>
        <w:rPr>
          <w:rFonts w:hint="eastAsia" w:ascii="宋体" w:cs="宋体"/>
          <w:sz w:val="10"/>
          <w:szCs w:val="10"/>
          <w:lang w:val="zh-CN"/>
        </w:rPr>
        <w:t>摘自</w:t>
      </w:r>
      <w:r>
        <w:rPr>
          <w:sz w:val="10"/>
          <w:szCs w:val="10"/>
        </w:rPr>
        <w:t>1922</w:t>
      </w:r>
      <w:r>
        <w:rPr>
          <w:rFonts w:hint="eastAsia" w:ascii="宋体" w:cs="宋体"/>
          <w:sz w:val="10"/>
          <w:szCs w:val="10"/>
          <w:lang w:val="zh-CN"/>
        </w:rPr>
        <w:t>年</w:t>
      </w:r>
      <w:r>
        <w:rPr>
          <w:sz w:val="10"/>
          <w:szCs w:val="10"/>
        </w:rPr>
        <w:t>11</w:t>
      </w:r>
      <w:r>
        <w:rPr>
          <w:rFonts w:hint="eastAsia" w:ascii="宋体" w:cs="宋体"/>
          <w:sz w:val="10"/>
          <w:szCs w:val="10"/>
          <w:lang w:val="zh-CN"/>
        </w:rPr>
        <w:t>月《中国共产党对于目前实际问题之计划》</w:t>
      </w:r>
    </w:p>
    <w:p>
      <w:pPr>
        <w:autoSpaceDE w:val="0"/>
        <w:autoSpaceDN w:val="0"/>
        <w:bidi w:val="0"/>
        <w:adjustRightInd w:val="0"/>
        <w:spacing w:line="240" w:lineRule="auto"/>
        <w:rPr>
          <w:sz w:val="10"/>
          <w:szCs w:val="10"/>
        </w:rPr>
      </w:pPr>
    </w:p>
    <w:p>
      <w:pPr>
        <w:autoSpaceDE w:val="0"/>
        <w:autoSpaceDN w:val="0"/>
        <w:bidi w:val="0"/>
        <w:adjustRightInd w:val="0"/>
        <w:spacing w:line="240" w:lineRule="auto"/>
        <w:ind w:firstLine="151" w:firstLineChars="150"/>
        <w:rPr>
          <w:sz w:val="10"/>
          <w:szCs w:val="10"/>
        </w:rPr>
      </w:pPr>
      <w:r>
        <w:rPr>
          <w:rFonts w:hint="eastAsia" w:ascii="宋体" w:cs="宋体"/>
          <w:b/>
          <w:sz w:val="10"/>
          <w:szCs w:val="10"/>
          <w:lang w:val="zh-CN"/>
        </w:rPr>
        <w:t>材料</w:t>
      </w:r>
      <w:r>
        <w:rPr>
          <w:b/>
          <w:sz w:val="10"/>
          <w:szCs w:val="10"/>
        </w:rPr>
        <w:t>2</w:t>
      </w:r>
      <w:r>
        <w:rPr>
          <w:rFonts w:hint="eastAsia" w:ascii="宋体" w:cs="宋体"/>
          <w:b/>
          <w:sz w:val="10"/>
          <w:szCs w:val="10"/>
          <w:lang w:val="zh-CN"/>
        </w:rPr>
        <w:t>：</w:t>
      </w:r>
      <w:r>
        <w:rPr>
          <w:rFonts w:hint="eastAsia" w:ascii="宋体" w:cs="宋体"/>
          <w:sz w:val="10"/>
          <w:szCs w:val="10"/>
          <w:lang w:val="zh-CN"/>
        </w:rPr>
        <w:t>完成中国的民族解放及资产阶级民权革命之任务，现在已经完全放到工农运动身上，只有工农的民权独裁，才能履行这一任务；只有工农的民权独裁与国际帝国主义、封建地主阶级以及一切资产阶级直接斗争，</w:t>
      </w:r>
      <w:r>
        <w:rPr>
          <w:rFonts w:ascii="宋体"/>
          <w:sz w:val="10"/>
          <w:szCs w:val="10"/>
          <w:lang w:val="zh-CN"/>
        </w:rPr>
        <w:t>——“</w:t>
      </w:r>
      <w:r>
        <w:rPr>
          <w:rFonts w:hint="eastAsia" w:ascii="宋体" w:cs="宋体"/>
          <w:sz w:val="10"/>
          <w:szCs w:val="10"/>
          <w:lang w:val="zh-CN"/>
        </w:rPr>
        <w:t>民族</w:t>
      </w:r>
      <w:r>
        <w:rPr>
          <w:rFonts w:ascii="宋体"/>
          <w:sz w:val="10"/>
          <w:szCs w:val="10"/>
          <w:lang w:val="zh-CN"/>
        </w:rPr>
        <w:t>”</w:t>
      </w:r>
      <w:r>
        <w:rPr>
          <w:rFonts w:hint="eastAsia" w:ascii="宋体" w:cs="宋体"/>
          <w:sz w:val="10"/>
          <w:szCs w:val="10"/>
          <w:lang w:val="zh-CN"/>
        </w:rPr>
        <w:t>资产阶级亦在其中</w:t>
      </w:r>
      <w:r>
        <w:rPr>
          <w:rFonts w:ascii="宋体"/>
          <w:sz w:val="10"/>
          <w:szCs w:val="10"/>
          <w:lang w:val="zh-CN"/>
        </w:rPr>
        <w:t>——</w:t>
      </w:r>
      <w:r>
        <w:rPr>
          <w:rFonts w:hint="eastAsia" w:ascii="宋体" w:cs="宋体"/>
          <w:sz w:val="10"/>
          <w:szCs w:val="10"/>
          <w:lang w:val="zh-CN"/>
        </w:rPr>
        <w:t>如此，方能履行这一任务。</w:t>
      </w:r>
    </w:p>
    <w:p>
      <w:pPr>
        <w:autoSpaceDE w:val="0"/>
        <w:autoSpaceDN w:val="0"/>
        <w:bidi w:val="0"/>
        <w:adjustRightInd w:val="0"/>
        <w:spacing w:line="240" w:lineRule="auto"/>
        <w:rPr>
          <w:rFonts w:hint="eastAsia" w:ascii="宋体" w:cs="宋体"/>
          <w:sz w:val="10"/>
          <w:szCs w:val="10"/>
          <w:lang w:val="zh-CN"/>
        </w:rPr>
      </w:pPr>
      <w:r>
        <w:rPr>
          <w:sz w:val="10"/>
          <w:szCs w:val="10"/>
        </w:rPr>
        <w:t xml:space="preserve">                     </w:t>
      </w:r>
      <w:r>
        <w:rPr>
          <w:rFonts w:cs="宋体"/>
          <w:sz w:val="10"/>
          <w:szCs w:val="10"/>
        </w:rPr>
        <w:t>——</w:t>
      </w:r>
      <w:r>
        <w:rPr>
          <w:rFonts w:hint="eastAsia" w:ascii="宋体" w:cs="宋体"/>
          <w:sz w:val="10"/>
          <w:szCs w:val="10"/>
          <w:lang w:val="zh-CN"/>
        </w:rPr>
        <w:t>摘自</w:t>
      </w:r>
      <w:r>
        <w:rPr>
          <w:sz w:val="10"/>
          <w:szCs w:val="10"/>
        </w:rPr>
        <w:t>1927</w:t>
      </w:r>
      <w:r>
        <w:rPr>
          <w:rFonts w:hint="eastAsia" w:ascii="宋体" w:cs="宋体"/>
          <w:sz w:val="10"/>
          <w:szCs w:val="10"/>
          <w:lang w:val="zh-CN"/>
        </w:rPr>
        <w:t>年</w:t>
      </w:r>
      <w:r>
        <w:rPr>
          <w:sz w:val="10"/>
          <w:szCs w:val="10"/>
        </w:rPr>
        <w:t>8</w:t>
      </w:r>
      <w:r>
        <w:rPr>
          <w:rFonts w:hint="eastAsia" w:ascii="宋体" w:cs="宋体"/>
          <w:sz w:val="10"/>
          <w:szCs w:val="10"/>
          <w:lang w:val="zh-CN"/>
        </w:rPr>
        <w:t>月</w:t>
      </w:r>
      <w:r>
        <w:rPr>
          <w:sz w:val="10"/>
          <w:szCs w:val="10"/>
        </w:rPr>
        <w:t>21</w:t>
      </w:r>
      <w:r>
        <w:rPr>
          <w:rFonts w:hint="eastAsia" w:ascii="宋体" w:cs="宋体"/>
          <w:sz w:val="10"/>
          <w:szCs w:val="10"/>
          <w:lang w:val="zh-CN"/>
        </w:rPr>
        <w:t>日《中国共产党的政治任务与策略的议决案》</w:t>
      </w:r>
    </w:p>
    <w:p>
      <w:pPr>
        <w:autoSpaceDE w:val="0"/>
        <w:autoSpaceDN w:val="0"/>
        <w:bidi w:val="0"/>
        <w:adjustRightInd w:val="0"/>
        <w:spacing w:line="240" w:lineRule="auto"/>
        <w:rPr>
          <w:sz w:val="10"/>
          <w:szCs w:val="10"/>
        </w:rPr>
      </w:pPr>
    </w:p>
    <w:p>
      <w:pPr>
        <w:autoSpaceDE w:val="0"/>
        <w:autoSpaceDN w:val="0"/>
        <w:bidi w:val="0"/>
        <w:adjustRightInd w:val="0"/>
        <w:spacing w:line="240" w:lineRule="auto"/>
        <w:ind w:firstLine="151" w:firstLineChars="150"/>
        <w:rPr>
          <w:sz w:val="10"/>
          <w:szCs w:val="10"/>
        </w:rPr>
      </w:pPr>
      <w:r>
        <w:rPr>
          <w:rFonts w:hint="eastAsia" w:ascii="宋体" w:cs="宋体"/>
          <w:b/>
          <w:sz w:val="10"/>
          <w:szCs w:val="10"/>
          <w:lang w:val="zh-CN"/>
        </w:rPr>
        <w:t>材料</w:t>
      </w:r>
      <w:r>
        <w:rPr>
          <w:b/>
          <w:sz w:val="10"/>
          <w:szCs w:val="10"/>
        </w:rPr>
        <w:t>3</w:t>
      </w:r>
      <w:r>
        <w:rPr>
          <w:rFonts w:hint="eastAsia" w:ascii="宋体" w:cs="宋体"/>
          <w:b/>
          <w:sz w:val="10"/>
          <w:szCs w:val="10"/>
          <w:lang w:val="zh-CN"/>
        </w:rPr>
        <w:t>：</w:t>
      </w:r>
      <w:r>
        <w:rPr>
          <w:rFonts w:hint="eastAsia" w:ascii="宋体" w:cs="宋体"/>
          <w:sz w:val="10"/>
          <w:szCs w:val="10"/>
          <w:lang w:val="zh-CN"/>
        </w:rPr>
        <w:t>党的策略路线，是在发动、团结与组织全中国全民族一切革命力量去反对当前主要的敌人</w:t>
      </w:r>
      <w:r>
        <w:rPr>
          <w:rFonts w:ascii="宋体"/>
          <w:sz w:val="10"/>
          <w:szCs w:val="10"/>
          <w:lang w:val="zh-CN"/>
        </w:rPr>
        <w:t>——</w:t>
      </w:r>
      <w:r>
        <w:rPr>
          <w:rFonts w:hint="eastAsia" w:ascii="宋体" w:cs="宋体"/>
          <w:sz w:val="10"/>
          <w:szCs w:val="10"/>
          <w:lang w:val="zh-CN"/>
        </w:rPr>
        <w:t>日本帝国主义与卖国贼头子蒋介石。只有最广泛的反日民族统一战线（下层的与上层的），才能战胜日本帝国主义与其走狗蒋介石。</w:t>
      </w:r>
    </w:p>
    <w:p>
      <w:pPr>
        <w:autoSpaceDE w:val="0"/>
        <w:autoSpaceDN w:val="0"/>
        <w:bidi w:val="0"/>
        <w:adjustRightInd w:val="0"/>
        <w:spacing w:line="240" w:lineRule="auto"/>
        <w:rPr>
          <w:rFonts w:hint="eastAsia" w:ascii="宋体" w:cs="宋体"/>
          <w:sz w:val="10"/>
          <w:szCs w:val="10"/>
          <w:lang w:val="zh-CN"/>
        </w:rPr>
      </w:pPr>
      <w:r>
        <w:rPr>
          <w:sz w:val="10"/>
          <w:szCs w:val="10"/>
        </w:rPr>
        <w:t xml:space="preserve">                   </w:t>
      </w:r>
      <w:r>
        <w:rPr>
          <w:rFonts w:cs="宋体"/>
          <w:sz w:val="10"/>
          <w:szCs w:val="10"/>
        </w:rPr>
        <w:t>——</w:t>
      </w:r>
      <w:r>
        <w:rPr>
          <w:rFonts w:hint="eastAsia" w:ascii="宋体" w:cs="宋体"/>
          <w:sz w:val="10"/>
          <w:szCs w:val="10"/>
          <w:lang w:val="zh-CN"/>
        </w:rPr>
        <w:t>摘自</w:t>
      </w:r>
      <w:r>
        <w:rPr>
          <w:sz w:val="10"/>
          <w:szCs w:val="10"/>
        </w:rPr>
        <w:t>1935</w:t>
      </w:r>
      <w:r>
        <w:rPr>
          <w:rFonts w:hint="eastAsia" w:ascii="宋体" w:cs="宋体"/>
          <w:sz w:val="10"/>
          <w:szCs w:val="10"/>
          <w:lang w:val="zh-CN"/>
        </w:rPr>
        <w:t>年</w:t>
      </w:r>
      <w:r>
        <w:rPr>
          <w:sz w:val="10"/>
          <w:szCs w:val="10"/>
        </w:rPr>
        <w:t>12</w:t>
      </w:r>
      <w:r>
        <w:rPr>
          <w:rFonts w:hint="eastAsia" w:ascii="宋体" w:cs="宋体"/>
          <w:sz w:val="10"/>
          <w:szCs w:val="10"/>
          <w:lang w:val="zh-CN"/>
        </w:rPr>
        <w:t>月</w:t>
      </w:r>
      <w:r>
        <w:rPr>
          <w:sz w:val="10"/>
          <w:szCs w:val="10"/>
        </w:rPr>
        <w:t>25</w:t>
      </w:r>
      <w:r>
        <w:rPr>
          <w:rFonts w:hint="eastAsia" w:ascii="宋体" w:cs="宋体"/>
          <w:sz w:val="10"/>
          <w:szCs w:val="10"/>
          <w:lang w:val="zh-CN"/>
        </w:rPr>
        <w:t>日《中央关于目前政治形势与党的任务决议》</w:t>
      </w:r>
    </w:p>
    <w:p>
      <w:pPr>
        <w:autoSpaceDE w:val="0"/>
        <w:autoSpaceDN w:val="0"/>
        <w:bidi w:val="0"/>
        <w:adjustRightInd w:val="0"/>
        <w:spacing w:line="240" w:lineRule="auto"/>
        <w:rPr>
          <w:sz w:val="10"/>
          <w:szCs w:val="10"/>
        </w:rPr>
      </w:pPr>
    </w:p>
    <w:p>
      <w:pPr>
        <w:autoSpaceDE w:val="0"/>
        <w:autoSpaceDN w:val="0"/>
        <w:bidi w:val="0"/>
        <w:adjustRightInd w:val="0"/>
        <w:spacing w:line="240" w:lineRule="auto"/>
        <w:ind w:firstLine="151" w:firstLineChars="150"/>
        <w:rPr>
          <w:sz w:val="10"/>
          <w:szCs w:val="10"/>
        </w:rPr>
      </w:pPr>
      <w:r>
        <w:rPr>
          <w:rFonts w:hint="eastAsia" w:ascii="宋体" w:cs="宋体"/>
          <w:b/>
          <w:sz w:val="10"/>
          <w:szCs w:val="10"/>
          <w:lang w:val="zh-CN"/>
        </w:rPr>
        <w:t>材料</w:t>
      </w:r>
      <w:r>
        <w:rPr>
          <w:b/>
          <w:sz w:val="10"/>
          <w:szCs w:val="10"/>
        </w:rPr>
        <w:t>4</w:t>
      </w:r>
      <w:r>
        <w:rPr>
          <w:rFonts w:hint="eastAsia" w:ascii="宋体" w:cs="宋体"/>
          <w:b/>
          <w:sz w:val="10"/>
          <w:szCs w:val="10"/>
          <w:lang w:val="zh-CN"/>
        </w:rPr>
        <w:t>：</w:t>
      </w:r>
      <w:r>
        <w:rPr>
          <w:rFonts w:hint="eastAsia" w:ascii="宋体" w:cs="宋体"/>
          <w:sz w:val="10"/>
          <w:szCs w:val="10"/>
          <w:lang w:val="zh-CN"/>
        </w:rPr>
        <w:t>在日本帝国主义继续进攻，全国民族革命运动继续发展的条件下，国民党中央军全部或其大部有参加抗日的可能。我们的总方针应是逼蒋抗日。一方面继续揭破他们的每一退让、妥协、丧权辱国的言论与行动，另一方面要向他们提议与要求建立抗日的统一战线，订立抗日的协定。</w:t>
      </w:r>
    </w:p>
    <w:p>
      <w:pPr>
        <w:autoSpaceDE w:val="0"/>
        <w:autoSpaceDN w:val="0"/>
        <w:bidi w:val="0"/>
        <w:adjustRightInd w:val="0"/>
        <w:spacing w:line="240" w:lineRule="auto"/>
        <w:rPr>
          <w:rFonts w:hint="eastAsia" w:ascii="宋体" w:cs="宋体"/>
          <w:sz w:val="10"/>
          <w:szCs w:val="10"/>
          <w:lang w:val="zh-CN"/>
        </w:rPr>
      </w:pPr>
      <w:r>
        <w:rPr>
          <w:sz w:val="10"/>
          <w:szCs w:val="10"/>
        </w:rPr>
        <w:t xml:space="preserve">                  </w:t>
      </w:r>
      <w:r>
        <w:rPr>
          <w:rFonts w:cs="宋体"/>
          <w:sz w:val="10"/>
          <w:szCs w:val="10"/>
        </w:rPr>
        <w:t>——</w:t>
      </w:r>
      <w:r>
        <w:rPr>
          <w:rFonts w:hint="eastAsia" w:ascii="宋体" w:cs="宋体"/>
          <w:sz w:val="10"/>
          <w:szCs w:val="10"/>
          <w:lang w:val="zh-CN"/>
        </w:rPr>
        <w:t>摘自</w:t>
      </w:r>
      <w:r>
        <w:rPr>
          <w:sz w:val="10"/>
          <w:szCs w:val="10"/>
        </w:rPr>
        <w:t>1936</w:t>
      </w:r>
      <w:r>
        <w:rPr>
          <w:rFonts w:hint="eastAsia" w:ascii="宋体" w:cs="宋体"/>
          <w:sz w:val="10"/>
          <w:szCs w:val="10"/>
          <w:lang w:val="zh-CN"/>
        </w:rPr>
        <w:t>年</w:t>
      </w:r>
      <w:r>
        <w:rPr>
          <w:sz w:val="10"/>
          <w:szCs w:val="10"/>
        </w:rPr>
        <w:t>9</w:t>
      </w:r>
      <w:r>
        <w:rPr>
          <w:rFonts w:hint="eastAsia" w:ascii="宋体" w:cs="宋体"/>
          <w:sz w:val="10"/>
          <w:szCs w:val="10"/>
          <w:lang w:val="zh-CN"/>
        </w:rPr>
        <w:t>月</w:t>
      </w:r>
      <w:r>
        <w:rPr>
          <w:sz w:val="10"/>
          <w:szCs w:val="10"/>
        </w:rPr>
        <w:t>1</w:t>
      </w:r>
      <w:r>
        <w:rPr>
          <w:rFonts w:hint="eastAsia" w:ascii="宋体" w:cs="宋体"/>
          <w:sz w:val="10"/>
          <w:szCs w:val="10"/>
          <w:lang w:val="zh-CN"/>
        </w:rPr>
        <w:t>日《中央关于逼蒋抗日问题的指示》</w:t>
      </w:r>
    </w:p>
    <w:p>
      <w:pPr>
        <w:autoSpaceDE w:val="0"/>
        <w:autoSpaceDN w:val="0"/>
        <w:bidi w:val="0"/>
        <w:adjustRightInd w:val="0"/>
        <w:spacing w:line="240" w:lineRule="auto"/>
        <w:rPr>
          <w:sz w:val="10"/>
          <w:szCs w:val="10"/>
        </w:rPr>
      </w:pPr>
    </w:p>
    <w:p>
      <w:pPr>
        <w:autoSpaceDE w:val="0"/>
        <w:autoSpaceDN w:val="0"/>
        <w:bidi w:val="0"/>
        <w:adjustRightInd w:val="0"/>
        <w:spacing w:line="240" w:lineRule="auto"/>
        <w:ind w:firstLine="151" w:firstLineChars="150"/>
        <w:rPr>
          <w:sz w:val="10"/>
          <w:szCs w:val="10"/>
        </w:rPr>
      </w:pPr>
      <w:r>
        <w:rPr>
          <w:rFonts w:hint="eastAsia" w:ascii="宋体" w:cs="宋体"/>
          <w:b/>
          <w:sz w:val="10"/>
          <w:szCs w:val="10"/>
          <w:lang w:val="zh-CN"/>
        </w:rPr>
        <w:t>材料</w:t>
      </w:r>
      <w:r>
        <w:rPr>
          <w:b/>
          <w:sz w:val="10"/>
          <w:szCs w:val="10"/>
        </w:rPr>
        <w:t>5</w:t>
      </w:r>
      <w:r>
        <w:rPr>
          <w:rFonts w:hint="eastAsia" w:ascii="宋体" w:cs="宋体"/>
          <w:b/>
          <w:sz w:val="10"/>
          <w:szCs w:val="10"/>
          <w:lang w:val="zh-CN"/>
        </w:rPr>
        <w:t>：</w:t>
      </w:r>
      <w:r>
        <w:rPr>
          <w:rFonts w:hint="eastAsia" w:ascii="宋体" w:cs="宋体"/>
          <w:sz w:val="10"/>
          <w:szCs w:val="10"/>
          <w:lang w:val="zh-CN"/>
        </w:rPr>
        <w:t>西安事变发生后，本党本此方针，调解双方冲突，使内战得以避免，和平获得最后的胜利。本党对于联合全民族一致抗日的忠诚，至此才为全国各界所了解。西安事变的和平解决，无疑的是全中国民族的胜利，也是本党新政策的胜利。</w:t>
      </w:r>
    </w:p>
    <w:p>
      <w:pPr>
        <w:autoSpaceDE w:val="0"/>
        <w:autoSpaceDN w:val="0"/>
        <w:bidi w:val="0"/>
        <w:adjustRightInd w:val="0"/>
        <w:spacing w:line="240" w:lineRule="auto"/>
        <w:rPr>
          <w:sz w:val="10"/>
          <w:szCs w:val="10"/>
        </w:rPr>
      </w:pPr>
      <w:r>
        <w:rPr>
          <w:sz w:val="10"/>
          <w:szCs w:val="10"/>
        </w:rPr>
        <w:t xml:space="preserve">                        </w:t>
      </w:r>
      <w:r>
        <w:rPr>
          <w:rFonts w:cs="宋体"/>
          <w:sz w:val="10"/>
          <w:szCs w:val="10"/>
        </w:rPr>
        <w:t>——</w:t>
      </w:r>
      <w:r>
        <w:rPr>
          <w:rFonts w:hint="eastAsia" w:ascii="宋体" w:cs="宋体"/>
          <w:sz w:val="10"/>
          <w:szCs w:val="10"/>
          <w:lang w:val="zh-CN"/>
        </w:rPr>
        <w:t>摘自</w:t>
      </w:r>
      <w:r>
        <w:rPr>
          <w:sz w:val="10"/>
          <w:szCs w:val="10"/>
        </w:rPr>
        <w:t>1937</w:t>
      </w:r>
      <w:r>
        <w:rPr>
          <w:rFonts w:hint="eastAsia" w:ascii="宋体" w:cs="宋体"/>
          <w:sz w:val="10"/>
          <w:szCs w:val="10"/>
          <w:lang w:val="zh-CN"/>
        </w:rPr>
        <w:t>年</w:t>
      </w:r>
      <w:r>
        <w:rPr>
          <w:sz w:val="10"/>
          <w:szCs w:val="10"/>
        </w:rPr>
        <w:t>4</w:t>
      </w:r>
      <w:r>
        <w:rPr>
          <w:rFonts w:hint="eastAsia" w:ascii="宋体" w:cs="宋体"/>
          <w:sz w:val="10"/>
          <w:szCs w:val="10"/>
          <w:lang w:val="zh-CN"/>
        </w:rPr>
        <w:t>月</w:t>
      </w:r>
      <w:r>
        <w:rPr>
          <w:sz w:val="10"/>
          <w:szCs w:val="10"/>
        </w:rPr>
        <w:t>15</w:t>
      </w:r>
      <w:r>
        <w:rPr>
          <w:rFonts w:hint="eastAsia" w:ascii="宋体" w:cs="宋体"/>
          <w:sz w:val="10"/>
          <w:szCs w:val="10"/>
          <w:lang w:val="zh-CN"/>
        </w:rPr>
        <w:t>日《中央委员会告全党同志书》</w:t>
      </w:r>
    </w:p>
    <w:p>
      <w:pPr>
        <w:autoSpaceDE w:val="0"/>
        <w:autoSpaceDN w:val="0"/>
        <w:bidi w:val="0"/>
        <w:adjustRightInd w:val="0"/>
        <w:spacing w:line="240" w:lineRule="auto"/>
        <w:ind w:firstLine="148" w:firstLineChars="147"/>
        <w:rPr>
          <w:rFonts w:hint="eastAsia" w:ascii="宋体" w:cs="宋体"/>
          <w:b/>
          <w:sz w:val="10"/>
          <w:szCs w:val="10"/>
          <w:lang w:val="zh-CN"/>
        </w:rPr>
      </w:pPr>
    </w:p>
    <w:p>
      <w:pPr>
        <w:autoSpaceDE w:val="0"/>
        <w:autoSpaceDN w:val="0"/>
        <w:bidi w:val="0"/>
        <w:adjustRightInd w:val="0"/>
        <w:spacing w:line="240" w:lineRule="auto"/>
        <w:ind w:firstLine="148" w:firstLineChars="147"/>
        <w:rPr>
          <w:rFonts w:hint="eastAsia" w:ascii="宋体" w:hAnsi="宋体" w:cs="宋体"/>
          <w:b/>
          <w:sz w:val="10"/>
          <w:szCs w:val="10"/>
          <w:lang w:val="zh-CN"/>
        </w:rPr>
      </w:pPr>
      <w:r>
        <w:rPr>
          <w:rFonts w:hint="eastAsia" w:ascii="宋体" w:cs="宋体"/>
          <w:b/>
          <w:sz w:val="10"/>
          <w:szCs w:val="10"/>
          <w:lang w:val="zh-CN"/>
        </w:rPr>
        <w:t>请回答</w:t>
      </w:r>
      <w:r>
        <w:rPr>
          <w:rFonts w:hint="eastAsia" w:ascii="宋体" w:hAnsi="宋体" w:cs="宋体"/>
          <w:b/>
          <w:sz w:val="10"/>
          <w:szCs w:val="10"/>
          <w:lang w:val="zh-CN"/>
        </w:rPr>
        <w:t>：</w:t>
      </w:r>
    </w:p>
    <w:p>
      <w:pPr>
        <w:autoSpaceDE w:val="0"/>
        <w:autoSpaceDN w:val="0"/>
        <w:bidi w:val="0"/>
        <w:adjustRightInd w:val="0"/>
        <w:spacing w:line="240" w:lineRule="auto"/>
        <w:ind w:firstLine="150" w:firstLineChars="150"/>
        <w:rPr>
          <w:rFonts w:ascii="宋体" w:cs="宋体"/>
          <w:sz w:val="10"/>
          <w:szCs w:val="10"/>
        </w:rPr>
      </w:pPr>
      <w:r>
        <w:rPr>
          <w:rFonts w:hint="eastAsia" w:ascii="宋体" w:hAnsi="宋体" w:cs="宋体"/>
          <w:sz w:val="10"/>
          <w:szCs w:val="10"/>
        </w:rPr>
        <w:t>①</w:t>
      </w:r>
      <w:r>
        <w:rPr>
          <w:rFonts w:hint="eastAsia" w:ascii="宋体" w:cs="宋体"/>
          <w:sz w:val="10"/>
          <w:szCs w:val="10"/>
          <w:lang w:val="zh-CN"/>
        </w:rPr>
        <w:t>比较材料</w:t>
      </w:r>
      <w:r>
        <w:rPr>
          <w:sz w:val="10"/>
          <w:szCs w:val="10"/>
        </w:rPr>
        <w:t>1</w:t>
      </w:r>
      <w:r>
        <w:rPr>
          <w:rFonts w:hint="eastAsia" w:ascii="宋体" w:cs="宋体"/>
          <w:sz w:val="10"/>
          <w:szCs w:val="10"/>
          <w:lang w:val="zh-CN"/>
        </w:rPr>
        <w:t>、</w:t>
      </w:r>
      <w:r>
        <w:rPr>
          <w:sz w:val="10"/>
          <w:szCs w:val="10"/>
        </w:rPr>
        <w:t>2</w:t>
      </w:r>
      <w:r>
        <w:rPr>
          <w:rFonts w:hint="eastAsia" w:ascii="宋体" w:cs="宋体"/>
          <w:sz w:val="10"/>
          <w:szCs w:val="10"/>
          <w:lang w:val="zh-CN"/>
        </w:rPr>
        <w:t>、</w:t>
      </w:r>
      <w:r>
        <w:rPr>
          <w:sz w:val="10"/>
          <w:szCs w:val="10"/>
        </w:rPr>
        <w:t>3</w:t>
      </w:r>
      <w:r>
        <w:rPr>
          <w:rFonts w:hint="eastAsia" w:ascii="宋体" w:cs="宋体"/>
          <w:sz w:val="10"/>
          <w:szCs w:val="10"/>
          <w:lang w:val="zh-CN"/>
        </w:rPr>
        <w:t>、</w:t>
      </w:r>
      <w:r>
        <w:rPr>
          <w:sz w:val="10"/>
          <w:szCs w:val="10"/>
        </w:rPr>
        <w:t>4</w:t>
      </w:r>
      <w:r>
        <w:rPr>
          <w:rFonts w:hint="eastAsia" w:ascii="宋体" w:cs="宋体"/>
          <w:sz w:val="10"/>
          <w:szCs w:val="10"/>
          <w:lang w:val="zh-CN"/>
        </w:rPr>
        <w:t>、</w:t>
      </w:r>
      <w:r>
        <w:rPr>
          <w:sz w:val="10"/>
          <w:szCs w:val="10"/>
        </w:rPr>
        <w:t>5</w:t>
      </w:r>
      <w:r>
        <w:rPr>
          <w:rFonts w:hint="eastAsia" w:ascii="宋体" w:cs="宋体"/>
          <w:sz w:val="10"/>
          <w:szCs w:val="10"/>
          <w:lang w:val="zh-CN"/>
        </w:rPr>
        <w:t>，指出党的策略有何变化？（</w:t>
      </w:r>
      <w:r>
        <w:rPr>
          <w:rFonts w:ascii="宋体" w:cs="宋体"/>
          <w:sz w:val="10"/>
          <w:szCs w:val="10"/>
          <w:lang w:val="zh-CN"/>
        </w:rPr>
        <w:t>5</w:t>
      </w:r>
      <w:r>
        <w:rPr>
          <w:rFonts w:hint="eastAsia" w:ascii="宋体" w:cs="宋体"/>
          <w:sz w:val="10"/>
          <w:szCs w:val="10"/>
          <w:lang w:val="zh-CN"/>
        </w:rPr>
        <w:t>）</w:t>
      </w:r>
    </w:p>
    <w:p>
      <w:pPr>
        <w:autoSpaceDE w:val="0"/>
        <w:autoSpaceDN w:val="0"/>
        <w:bidi w:val="0"/>
        <w:adjustRightInd w:val="0"/>
        <w:spacing w:line="240" w:lineRule="auto"/>
        <w:ind w:firstLine="150" w:firstLineChars="150"/>
        <w:rPr>
          <w:rFonts w:ascii="宋体" w:cs="宋体"/>
          <w:sz w:val="10"/>
          <w:szCs w:val="10"/>
        </w:rPr>
      </w:pPr>
      <w:r>
        <w:rPr>
          <w:rFonts w:hint="eastAsia" w:ascii="宋体" w:hAnsi="宋体" w:cs="宋体"/>
          <w:sz w:val="10"/>
          <w:szCs w:val="10"/>
        </w:rPr>
        <w:t>②</w:t>
      </w:r>
      <w:r>
        <w:rPr>
          <w:rFonts w:hint="eastAsia" w:ascii="宋体" w:cs="宋体"/>
          <w:sz w:val="10"/>
          <w:szCs w:val="10"/>
          <w:lang w:val="zh-CN"/>
        </w:rPr>
        <w:t>根据材料</w:t>
      </w:r>
      <w:r>
        <w:rPr>
          <w:sz w:val="10"/>
          <w:szCs w:val="10"/>
        </w:rPr>
        <w:t>3</w:t>
      </w:r>
      <w:r>
        <w:rPr>
          <w:rFonts w:hint="eastAsia" w:ascii="宋体" w:cs="宋体"/>
          <w:sz w:val="10"/>
          <w:szCs w:val="10"/>
          <w:lang w:val="zh-CN"/>
        </w:rPr>
        <w:t>、</w:t>
      </w:r>
      <w:r>
        <w:rPr>
          <w:sz w:val="10"/>
          <w:szCs w:val="10"/>
        </w:rPr>
        <w:t>4</w:t>
      </w:r>
      <w:r>
        <w:rPr>
          <w:rFonts w:hint="eastAsia" w:ascii="宋体" w:cs="宋体"/>
          <w:sz w:val="10"/>
          <w:szCs w:val="10"/>
          <w:lang w:val="zh-CN"/>
        </w:rPr>
        <w:t>、</w:t>
      </w:r>
      <w:r>
        <w:rPr>
          <w:sz w:val="10"/>
          <w:szCs w:val="10"/>
        </w:rPr>
        <w:t>5</w:t>
      </w:r>
      <w:r>
        <w:rPr>
          <w:rFonts w:hint="eastAsia" w:ascii="宋体" w:cs="宋体"/>
          <w:sz w:val="10"/>
          <w:szCs w:val="10"/>
          <w:lang w:val="zh-CN"/>
        </w:rPr>
        <w:t>，说明党的统一战线政策发生重大转变的客观依据。（</w:t>
      </w:r>
      <w:r>
        <w:rPr>
          <w:rFonts w:ascii="宋体" w:cs="宋体"/>
          <w:sz w:val="10"/>
          <w:szCs w:val="10"/>
          <w:lang w:val="zh-CN"/>
        </w:rPr>
        <w:t>5</w:t>
      </w:r>
      <w:r>
        <w:rPr>
          <w:rFonts w:hint="eastAsia" w:ascii="宋体" w:cs="宋体"/>
          <w:sz w:val="10"/>
          <w:szCs w:val="10"/>
          <w:lang w:val="zh-CN"/>
        </w:rPr>
        <w:t>）</w:t>
      </w:r>
    </w:p>
    <w:p>
      <w:pPr>
        <w:autoSpaceDE w:val="0"/>
        <w:autoSpaceDN w:val="0"/>
        <w:bidi w:val="0"/>
        <w:adjustRightInd w:val="0"/>
        <w:spacing w:line="240" w:lineRule="auto"/>
        <w:ind w:firstLine="150" w:firstLineChars="150"/>
        <w:rPr>
          <w:rFonts w:hint="eastAsia" w:ascii="宋体" w:cs="宋体"/>
          <w:b/>
          <w:bCs/>
          <w:sz w:val="10"/>
          <w:szCs w:val="10"/>
          <w:lang w:val="zh-CN"/>
        </w:rPr>
      </w:pPr>
      <w:r>
        <w:rPr>
          <w:rFonts w:hint="eastAsia" w:ascii="宋体" w:hAnsi="宋体" w:cs="宋体"/>
          <w:sz w:val="10"/>
          <w:szCs w:val="10"/>
        </w:rPr>
        <w:t>③</w:t>
      </w:r>
      <w:r>
        <w:rPr>
          <w:rFonts w:hint="eastAsia" w:ascii="宋体" w:cs="宋体"/>
          <w:sz w:val="10"/>
          <w:szCs w:val="10"/>
          <w:lang w:val="zh-CN"/>
        </w:rPr>
        <w:t>结合上述材料，指出为什么党在不同历史时期都十分重视统一战线问题？（</w:t>
      </w:r>
      <w:r>
        <w:rPr>
          <w:rFonts w:ascii="宋体" w:cs="宋体"/>
          <w:sz w:val="10"/>
          <w:szCs w:val="10"/>
          <w:lang w:val="zh-CN"/>
        </w:rPr>
        <w:t>5</w:t>
      </w:r>
      <w:r>
        <w:rPr>
          <w:rFonts w:hint="eastAsia" w:ascii="宋体" w:cs="宋体"/>
          <w:sz w:val="10"/>
          <w:szCs w:val="10"/>
          <w:lang w:val="zh-CN"/>
        </w:rPr>
        <w:t>）</w:t>
      </w:r>
    </w:p>
    <w:p>
      <w:pPr>
        <w:bidi w:val="0"/>
        <w:spacing w:line="240" w:lineRule="auto"/>
        <w:rPr>
          <w:sz w:val="10"/>
          <w:szCs w:val="10"/>
        </w:rPr>
      </w:pPr>
    </w:p>
    <w:p>
      <w:pPr>
        <w:autoSpaceDE w:val="0"/>
        <w:autoSpaceDN w:val="0"/>
        <w:bidi w:val="0"/>
        <w:adjustRightInd w:val="0"/>
        <w:spacing w:line="240" w:lineRule="auto"/>
        <w:ind w:firstLine="315"/>
        <w:rPr>
          <w:ins w:id="68" w:author="微软用户" w:date="2009-12-26T09:08:00Z"/>
          <w:rFonts w:ascii="宋体"/>
          <w:sz w:val="10"/>
          <w:szCs w:val="10"/>
          <w:lang w:val="zh-CN"/>
        </w:rPr>
      </w:pPr>
      <w:ins w:id="69" w:author="微软用户" w:date="2009-12-26T09:08:00Z">
        <w:r>
          <w:rPr>
            <w:rFonts w:hint="eastAsia" w:ascii="宋体" w:cs="宋体"/>
            <w:sz w:val="10"/>
            <w:szCs w:val="10"/>
            <w:lang w:val="zh-CN"/>
          </w:rPr>
          <w:t>①无产阶级的领导权是中国革命的中心问题，也是新民主主义革命理论的核心问题。</w:t>
        </w:r>
      </w:ins>
      <w:ins w:id="70" w:author="微软用户" w:date="2009-12-26T09:08:00Z">
        <w:r>
          <w:rPr>
            <w:rFonts w:hint="eastAsia" w:ascii="宋体" w:cs="宋体"/>
            <w:sz w:val="10"/>
            <w:szCs w:val="10"/>
            <w:highlight w:val="yellow"/>
            <w:lang w:val="zh-CN"/>
          </w:rPr>
          <w:t>（</w:t>
        </w:r>
      </w:ins>
      <w:ins w:id="71" w:author="微软用户" w:date="2009-12-26T09:08:00Z">
        <w:r>
          <w:rPr>
            <w:rFonts w:ascii="宋体" w:cs="宋体"/>
            <w:sz w:val="10"/>
            <w:szCs w:val="10"/>
            <w:highlight w:val="yellow"/>
            <w:lang w:val="zh-CN"/>
          </w:rPr>
          <w:t>2</w:t>
        </w:r>
      </w:ins>
      <w:ins w:id="72" w:author="微软用户" w:date="2009-12-26T09:08:00Z">
        <w:r>
          <w:rPr>
            <w:rFonts w:hint="eastAsia" w:ascii="宋体" w:cs="宋体"/>
            <w:sz w:val="10"/>
            <w:szCs w:val="10"/>
            <w:highlight w:val="yellow"/>
            <w:lang w:val="zh-CN"/>
          </w:rPr>
          <w:t>）</w:t>
        </w:r>
      </w:ins>
    </w:p>
    <w:p>
      <w:pPr>
        <w:autoSpaceDE w:val="0"/>
        <w:autoSpaceDN w:val="0"/>
        <w:bidi w:val="0"/>
        <w:adjustRightInd w:val="0"/>
        <w:spacing w:line="240" w:lineRule="auto"/>
        <w:ind w:firstLine="315"/>
        <w:rPr>
          <w:ins w:id="73" w:author="微软用户" w:date="2009-12-26T09:08:00Z"/>
          <w:sz w:val="10"/>
          <w:szCs w:val="10"/>
        </w:rPr>
      </w:pPr>
      <w:ins w:id="74" w:author="微软用户" w:date="2009-12-26T09:08:00Z">
        <w:r>
          <w:rPr>
            <w:rFonts w:hint="eastAsia" w:ascii="宋体" w:cs="宋体"/>
            <w:sz w:val="10"/>
            <w:szCs w:val="10"/>
            <w:lang w:val="zh-CN"/>
          </w:rPr>
          <w:t>②区别新旧两种不同范畴的民主主义革命，根本的标志是革命的领导权掌握在无产阶级手中还是掌握在资产阶级手中。</w:t>
        </w:r>
      </w:ins>
      <w:ins w:id="75" w:author="微软用户" w:date="2009-12-26T09:08:00Z">
        <w:r>
          <w:rPr>
            <w:rFonts w:hint="eastAsia" w:ascii="宋体" w:cs="宋体"/>
            <w:sz w:val="10"/>
            <w:szCs w:val="10"/>
            <w:highlight w:val="yellow"/>
            <w:lang w:val="zh-CN"/>
          </w:rPr>
          <w:t>（</w:t>
        </w:r>
      </w:ins>
      <w:ins w:id="76" w:author="微软用户" w:date="2009-12-26T09:08:00Z">
        <w:r>
          <w:rPr>
            <w:rFonts w:ascii="宋体" w:cs="宋体"/>
            <w:sz w:val="10"/>
            <w:szCs w:val="10"/>
            <w:highlight w:val="yellow"/>
            <w:lang w:val="zh-CN"/>
          </w:rPr>
          <w:t>2</w:t>
        </w:r>
      </w:ins>
      <w:ins w:id="77" w:author="微软用户" w:date="2009-12-26T09:08:00Z">
        <w:r>
          <w:rPr>
            <w:rFonts w:hint="eastAsia" w:ascii="宋体" w:cs="宋体"/>
            <w:sz w:val="10"/>
            <w:szCs w:val="10"/>
            <w:highlight w:val="yellow"/>
            <w:lang w:val="zh-CN"/>
          </w:rPr>
          <w:t>）</w:t>
        </w:r>
      </w:ins>
    </w:p>
    <w:p>
      <w:pPr>
        <w:autoSpaceDE w:val="0"/>
        <w:autoSpaceDN w:val="0"/>
        <w:bidi w:val="0"/>
        <w:adjustRightInd w:val="0"/>
        <w:spacing w:line="240" w:lineRule="auto"/>
        <w:ind w:firstLine="315"/>
        <w:rPr>
          <w:ins w:id="78" w:author="微软用户" w:date="2009-12-26T09:08:00Z"/>
          <w:sz w:val="10"/>
          <w:szCs w:val="10"/>
        </w:rPr>
      </w:pPr>
      <w:ins w:id="79" w:author="微软用户" w:date="2009-12-26T09:08:00Z">
        <w:r>
          <w:rPr>
            <w:rFonts w:hint="eastAsia" w:ascii="宋体" w:cs="宋体"/>
            <w:sz w:val="10"/>
            <w:szCs w:val="10"/>
            <w:lang w:val="zh-CN"/>
          </w:rPr>
          <w:t>③由于帝国主义要把中国变成它们的殖民地，由于中国民族资产阶级的软弱性和妥协性，领导中国革命取得成功的重任，历史地落到了中国无产阶级及其政党的肩上。</w:t>
        </w:r>
      </w:ins>
      <w:ins w:id="80" w:author="微软用户" w:date="2009-12-26T09:08:00Z">
        <w:r>
          <w:rPr>
            <w:rFonts w:hint="eastAsia" w:ascii="宋体" w:cs="宋体"/>
            <w:sz w:val="10"/>
            <w:szCs w:val="10"/>
            <w:highlight w:val="yellow"/>
            <w:lang w:val="zh-CN"/>
          </w:rPr>
          <w:t>（</w:t>
        </w:r>
      </w:ins>
      <w:ins w:id="81" w:author="微软用户" w:date="2009-12-26T09:08:00Z">
        <w:r>
          <w:rPr>
            <w:rFonts w:ascii="宋体" w:cs="宋体"/>
            <w:sz w:val="10"/>
            <w:szCs w:val="10"/>
            <w:highlight w:val="yellow"/>
            <w:lang w:val="zh-CN"/>
          </w:rPr>
          <w:t>2</w:t>
        </w:r>
      </w:ins>
      <w:ins w:id="82" w:author="微软用户" w:date="2009-12-26T09:08:00Z">
        <w:r>
          <w:rPr>
            <w:rFonts w:hint="eastAsia" w:ascii="宋体" w:cs="宋体"/>
            <w:sz w:val="10"/>
            <w:szCs w:val="10"/>
            <w:highlight w:val="yellow"/>
            <w:lang w:val="zh-CN"/>
          </w:rPr>
          <w:t>）</w:t>
        </w:r>
      </w:ins>
    </w:p>
    <w:p>
      <w:pPr>
        <w:autoSpaceDE w:val="0"/>
        <w:autoSpaceDN w:val="0"/>
        <w:bidi w:val="0"/>
        <w:adjustRightInd w:val="0"/>
        <w:spacing w:line="240" w:lineRule="auto"/>
        <w:ind w:firstLine="150" w:firstLineChars="150"/>
        <w:rPr>
          <w:ins w:id="83" w:author="微软用户" w:date="2009-12-26T09:08:00Z"/>
          <w:sz w:val="10"/>
          <w:szCs w:val="10"/>
        </w:rPr>
      </w:pPr>
      <w:ins w:id="84" w:author="微软用户" w:date="2009-12-26T09:08:00Z">
        <w:r>
          <w:rPr>
            <w:rFonts w:hint="eastAsia" w:ascii="宋体" w:cs="宋体"/>
            <w:sz w:val="10"/>
            <w:szCs w:val="10"/>
            <w:lang w:val="zh-CN"/>
          </w:rPr>
          <w:t>④中国无产阶级除了具有与先进的生产方式相联系、没有私人占有的生产资料、富于组织纪律性等一般无产阶级的共同特点外，还具有自身的特点和优点。</w:t>
        </w:r>
      </w:ins>
      <w:ins w:id="85" w:author="微软用户" w:date="2009-12-26T09:08:00Z">
        <w:r>
          <w:rPr>
            <w:rFonts w:hint="eastAsia" w:ascii="宋体" w:cs="宋体"/>
            <w:sz w:val="10"/>
            <w:szCs w:val="10"/>
            <w:highlight w:val="yellow"/>
            <w:lang w:val="zh-CN"/>
          </w:rPr>
          <w:t>（</w:t>
        </w:r>
      </w:ins>
      <w:ins w:id="86" w:author="微软用户" w:date="2009-12-26T09:08:00Z">
        <w:r>
          <w:rPr>
            <w:rFonts w:ascii="宋体" w:cs="宋体"/>
            <w:sz w:val="10"/>
            <w:szCs w:val="10"/>
            <w:highlight w:val="yellow"/>
            <w:lang w:val="zh-CN"/>
          </w:rPr>
          <w:t>2</w:t>
        </w:r>
      </w:ins>
      <w:ins w:id="87" w:author="微软用户" w:date="2009-12-26T09:08:00Z">
        <w:r>
          <w:rPr>
            <w:rFonts w:hint="eastAsia" w:ascii="宋体" w:cs="宋体"/>
            <w:sz w:val="10"/>
            <w:szCs w:val="10"/>
            <w:highlight w:val="yellow"/>
            <w:lang w:val="zh-CN"/>
          </w:rPr>
          <w:t>）</w:t>
        </w:r>
      </w:ins>
    </w:p>
    <w:p>
      <w:pPr>
        <w:autoSpaceDE w:val="0"/>
        <w:autoSpaceDN w:val="0"/>
        <w:bidi w:val="0"/>
        <w:adjustRightInd w:val="0"/>
        <w:spacing w:line="240" w:lineRule="auto"/>
        <w:ind w:firstLine="315"/>
        <w:rPr>
          <w:ins w:id="88" w:author="微软用户" w:date="2009-12-26T09:08:00Z"/>
          <w:rFonts w:ascii="宋体"/>
          <w:sz w:val="10"/>
          <w:szCs w:val="10"/>
          <w:lang w:val="zh-CN"/>
        </w:rPr>
      </w:pPr>
      <w:ins w:id="89" w:author="微软用户" w:date="2009-12-26T09:08:00Z">
        <w:r>
          <w:rPr>
            <w:rFonts w:hint="eastAsia" w:ascii="宋体" w:cs="宋体"/>
            <w:sz w:val="10"/>
            <w:szCs w:val="10"/>
            <w:lang w:val="zh-CN"/>
          </w:rPr>
          <w:t>⑤无产阶级对中国革命的领导是通过自己的政党来实现的。</w:t>
        </w:r>
      </w:ins>
      <w:ins w:id="90" w:author="微软用户" w:date="2009-12-26T09:08:00Z">
        <w:r>
          <w:rPr>
            <w:rFonts w:hint="eastAsia" w:ascii="宋体" w:cs="宋体"/>
            <w:sz w:val="10"/>
            <w:szCs w:val="10"/>
            <w:highlight w:val="yellow"/>
            <w:lang w:val="zh-CN"/>
          </w:rPr>
          <w:t>（</w:t>
        </w:r>
      </w:ins>
      <w:ins w:id="91" w:author="微软用户" w:date="2009-12-26T09:08:00Z">
        <w:r>
          <w:rPr>
            <w:rFonts w:ascii="宋体" w:cs="宋体"/>
            <w:sz w:val="10"/>
            <w:szCs w:val="10"/>
            <w:highlight w:val="yellow"/>
            <w:lang w:val="zh-CN"/>
          </w:rPr>
          <w:t>2</w:t>
        </w:r>
      </w:ins>
      <w:ins w:id="92" w:author="微软用户" w:date="2009-12-26T09:08:00Z">
        <w:r>
          <w:rPr>
            <w:rFonts w:hint="eastAsia" w:ascii="宋体" w:cs="宋体"/>
            <w:sz w:val="10"/>
            <w:szCs w:val="10"/>
            <w:highlight w:val="yellow"/>
            <w:lang w:val="zh-CN"/>
          </w:rPr>
          <w:t>）</w:t>
        </w:r>
      </w:ins>
    </w:p>
    <w:p>
      <w:pPr>
        <w:autoSpaceDE w:val="0"/>
        <w:autoSpaceDN w:val="0"/>
        <w:bidi w:val="0"/>
        <w:adjustRightInd w:val="0"/>
        <w:spacing w:line="240" w:lineRule="auto"/>
        <w:ind w:firstLine="315"/>
        <w:rPr>
          <w:ins w:id="93" w:author="微软用户" w:date="2009-12-26T09:08:00Z"/>
          <w:rFonts w:ascii="宋体"/>
          <w:sz w:val="10"/>
          <w:szCs w:val="10"/>
          <w:lang w:val="zh-CN"/>
        </w:rPr>
      </w:pPr>
    </w:p>
    <w:p>
      <w:pPr>
        <w:autoSpaceDE w:val="0"/>
        <w:autoSpaceDN w:val="0"/>
        <w:bidi w:val="0"/>
        <w:adjustRightInd w:val="0"/>
        <w:spacing w:line="240" w:lineRule="auto"/>
        <w:rPr>
          <w:ins w:id="94" w:author="微软用户" w:date="2009-12-26T09:08:00Z"/>
          <w:b/>
          <w:sz w:val="10"/>
          <w:szCs w:val="10"/>
        </w:rPr>
      </w:pPr>
      <w:ins w:id="95" w:author="微软用户" w:date="2009-12-26T09:08:00Z">
        <w:r>
          <w:rPr>
            <w:rFonts w:hint="eastAsia" w:ascii="宋体" w:cs="宋体"/>
            <w:b/>
            <w:sz w:val="10"/>
            <w:szCs w:val="10"/>
            <w:lang w:val="zh-CN"/>
          </w:rPr>
          <w:t>三、判断题</w:t>
        </w:r>
      </w:ins>
      <w:ins w:id="96" w:author="微软用户" w:date="2009-12-26T09:08:00Z">
        <w:r>
          <w:rPr>
            <w:rFonts w:hint="eastAsia" w:ascii="宋体" w:cs="宋体"/>
            <w:b/>
            <w:sz w:val="10"/>
            <w:szCs w:val="10"/>
            <w:highlight w:val="yellow"/>
            <w:lang w:val="zh-CN"/>
          </w:rPr>
          <w:t>（全部错误）</w:t>
        </w:r>
      </w:ins>
    </w:p>
    <w:p>
      <w:pPr>
        <w:autoSpaceDE w:val="0"/>
        <w:autoSpaceDN w:val="0"/>
        <w:bidi w:val="0"/>
        <w:adjustRightInd w:val="0"/>
        <w:spacing w:line="240" w:lineRule="auto"/>
        <w:ind w:firstLine="315"/>
        <w:rPr>
          <w:rFonts w:ascii="Times New Roman" w:cs="Times New Roman"/>
          <w:sz w:val="10"/>
          <w:szCs w:val="10"/>
          <w:lang w:val="en-US"/>
        </w:rPr>
      </w:pPr>
      <w:r>
        <w:rPr>
          <w:rFonts w:ascii="Times New Roman" w:cs="Times New Roman"/>
          <w:sz w:val="10"/>
          <w:szCs w:val="10"/>
          <w:lang w:val="en-US"/>
        </w:rPr>
        <w:t>1</w:t>
      </w:r>
      <w:r>
        <w:rPr>
          <w:rFonts w:ascii="宋体" w:cs="宋体"/>
          <w:sz w:val="10"/>
          <w:szCs w:val="10"/>
          <w:lang w:val="zh-CN"/>
        </w:rPr>
        <w:t>.</w:t>
      </w:r>
      <w:r>
        <w:rPr>
          <w:rFonts w:hint="eastAsia" w:ascii="宋体" w:cs="宋体"/>
          <w:sz w:val="10"/>
          <w:szCs w:val="10"/>
          <w:lang w:val="zh-CN"/>
        </w:rPr>
        <w:t>从中华人民共和国成立到社会主义改造基本完成，是我国从新民主主义到社会主义过渡的时期。这一时期，我国社会的性质是</w:t>
      </w:r>
      <w:r>
        <w:rPr>
          <w:rFonts w:hint="eastAsia" w:ascii="宋体" w:cs="宋体"/>
          <w:color w:val="FF0000"/>
          <w:sz w:val="10"/>
          <w:szCs w:val="10"/>
          <w:lang w:val="zh-CN"/>
        </w:rPr>
        <w:t>社会主义</w:t>
      </w:r>
      <w:r>
        <w:rPr>
          <w:rFonts w:hint="eastAsia" w:ascii="宋体" w:cs="宋体"/>
          <w:sz w:val="10"/>
          <w:szCs w:val="10"/>
          <w:lang w:val="zh-CN"/>
        </w:rPr>
        <w:t>社会。</w:t>
      </w:r>
    </w:p>
    <w:p>
      <w:pPr>
        <w:autoSpaceDE w:val="0"/>
        <w:autoSpaceDN w:val="0"/>
        <w:bidi w:val="0"/>
        <w:adjustRightInd w:val="0"/>
        <w:spacing w:line="240" w:lineRule="auto"/>
        <w:ind w:firstLine="315"/>
        <w:rPr>
          <w:rFonts w:ascii="Times New Roman" w:cs="Times New Roman"/>
          <w:sz w:val="10"/>
          <w:szCs w:val="10"/>
          <w:lang w:val="en-US"/>
        </w:rPr>
      </w:pPr>
      <w:r>
        <w:rPr>
          <w:rFonts w:ascii="Times New Roman" w:cs="Times New Roman"/>
          <w:sz w:val="10"/>
          <w:szCs w:val="10"/>
          <w:lang w:val="en-US"/>
        </w:rPr>
        <w:t>2</w:t>
      </w:r>
      <w:r>
        <w:rPr>
          <w:rFonts w:ascii="宋体" w:cs="宋体"/>
          <w:sz w:val="10"/>
          <w:szCs w:val="10"/>
          <w:lang w:val="zh-CN"/>
        </w:rPr>
        <w:t>.</w:t>
      </w:r>
      <w:r>
        <w:rPr>
          <w:rFonts w:hint="eastAsia" w:ascii="宋体" w:cs="宋体"/>
          <w:sz w:val="10"/>
          <w:szCs w:val="10"/>
          <w:lang w:val="zh-CN"/>
        </w:rPr>
        <w:t>新民主主义社会</w:t>
      </w:r>
      <w:r>
        <w:rPr>
          <w:rFonts w:hint="eastAsia" w:ascii="宋体" w:cs="宋体"/>
          <w:color w:val="FF0000"/>
          <w:sz w:val="10"/>
          <w:szCs w:val="10"/>
          <w:lang w:val="zh-CN"/>
        </w:rPr>
        <w:t>是一个独立的</w:t>
      </w:r>
      <w:r>
        <w:rPr>
          <w:rFonts w:hint="eastAsia" w:ascii="宋体" w:cs="宋体"/>
          <w:sz w:val="10"/>
          <w:szCs w:val="10"/>
          <w:lang w:val="zh-CN"/>
        </w:rPr>
        <w:t>社会形态，而不是由新民主主义到社会主义转变的过渡性的社会形态</w:t>
      </w:r>
    </w:p>
    <w:p>
      <w:pPr>
        <w:autoSpaceDE w:val="0"/>
        <w:autoSpaceDN w:val="0"/>
        <w:bidi w:val="0"/>
        <w:adjustRightInd w:val="0"/>
        <w:spacing w:line="240" w:lineRule="auto"/>
        <w:ind w:firstLine="315"/>
        <w:rPr>
          <w:rFonts w:ascii="宋体" w:cs="Times New Roman"/>
          <w:sz w:val="10"/>
          <w:szCs w:val="10"/>
          <w:lang w:val="zh-CN"/>
        </w:rPr>
      </w:pPr>
      <w:r>
        <w:rPr>
          <w:rFonts w:ascii="Times New Roman" w:cs="Times New Roman"/>
          <w:sz w:val="10"/>
          <w:szCs w:val="10"/>
          <w:lang w:val="en-US"/>
        </w:rPr>
        <w:t>3</w:t>
      </w:r>
      <w:r>
        <w:rPr>
          <w:rFonts w:ascii="宋体" w:cs="宋体"/>
          <w:sz w:val="10"/>
          <w:szCs w:val="10"/>
          <w:lang w:val="zh-CN"/>
        </w:rPr>
        <w:t>.</w:t>
      </w:r>
      <w:r>
        <w:rPr>
          <w:rFonts w:hint="eastAsia" w:ascii="宋体" w:cs="宋体"/>
          <w:color w:val="FF0000"/>
          <w:sz w:val="10"/>
          <w:szCs w:val="10"/>
          <w:lang w:val="zh-CN"/>
        </w:rPr>
        <w:t>中华人民共和国成立</w:t>
      </w:r>
      <w:r>
        <w:rPr>
          <w:rFonts w:hint="eastAsia" w:ascii="宋体" w:cs="宋体"/>
          <w:sz w:val="10"/>
          <w:szCs w:val="10"/>
          <w:lang w:val="zh-CN"/>
        </w:rPr>
        <w:t>标志着中国历史上长达数千年的阶级剥削制度的结束，实现了由新民主主义向社会主义的转变，社会主义基本制度在我国初步确立。</w:t>
      </w:r>
    </w:p>
    <w:p>
      <w:pPr>
        <w:autoSpaceDE w:val="0"/>
        <w:autoSpaceDN w:val="0"/>
        <w:bidi w:val="0"/>
        <w:adjustRightInd w:val="0"/>
        <w:spacing w:line="240" w:lineRule="auto"/>
        <w:ind w:firstLine="315"/>
        <w:rPr>
          <w:rFonts w:hint="eastAsia" w:ascii="宋体" w:cs="宋体"/>
          <w:sz w:val="10"/>
          <w:szCs w:val="10"/>
          <w:lang w:val="zh-CN"/>
        </w:rPr>
      </w:pPr>
      <w:r>
        <w:rPr>
          <w:rFonts w:ascii="宋体" w:cs="宋体"/>
          <w:sz w:val="10"/>
          <w:szCs w:val="10"/>
          <w:lang w:val="zh-CN"/>
        </w:rPr>
        <w:t>4.</w:t>
      </w:r>
      <w:r>
        <w:rPr>
          <w:rFonts w:hint="eastAsia" w:ascii="宋体" w:cs="宋体"/>
          <w:sz w:val="10"/>
          <w:szCs w:val="10"/>
          <w:lang w:val="zh-CN"/>
        </w:rPr>
        <w:t>我国社会主义改革实质是对20世纪50年代中期社会主义改造的否定。</w:t>
      </w:r>
    </w:p>
    <w:p>
      <w:pPr>
        <w:autoSpaceDE w:val="0"/>
        <w:autoSpaceDN w:val="0"/>
        <w:bidi w:val="0"/>
        <w:adjustRightInd w:val="0"/>
        <w:spacing w:line="240" w:lineRule="auto"/>
        <w:ind w:firstLine="315"/>
        <w:rPr>
          <w:rFonts w:hint="eastAsia" w:ascii="宋体" w:cs="宋体"/>
          <w:sz w:val="10"/>
          <w:szCs w:val="10"/>
          <w:lang w:val="zh-CN"/>
        </w:rPr>
      </w:pPr>
      <w:r>
        <w:rPr>
          <w:rFonts w:hint="eastAsia" w:ascii="宋体" w:cs="宋体"/>
          <w:sz w:val="10"/>
          <w:szCs w:val="10"/>
          <w:lang w:val="zh-CN"/>
        </w:rPr>
        <w:t>5.赎买就是国家无偿地将私营企业改变为国营企业，将资本主义私有制改变为社会主义公有制。</w:t>
      </w:r>
    </w:p>
    <w:p>
      <w:pPr>
        <w:autoSpaceDE w:val="0"/>
        <w:autoSpaceDN w:val="0"/>
        <w:bidi w:val="0"/>
        <w:adjustRightInd w:val="0"/>
        <w:spacing w:line="240" w:lineRule="auto"/>
        <w:ind w:firstLine="315"/>
        <w:rPr>
          <w:rFonts w:hint="eastAsia" w:ascii="宋体" w:cs="宋体"/>
          <w:sz w:val="10"/>
          <w:szCs w:val="10"/>
          <w:lang w:val="zh-CN"/>
        </w:rPr>
      </w:pPr>
      <w:r>
        <w:rPr>
          <w:rFonts w:hint="eastAsia" w:ascii="宋体" w:cs="宋体"/>
          <w:sz w:val="10"/>
          <w:szCs w:val="10"/>
          <w:lang w:val="zh-CN"/>
        </w:rPr>
        <w:t>6.建国初期，我国的国家资本主义经济就是资本主义经济。</w:t>
      </w:r>
    </w:p>
    <w:p>
      <w:pPr>
        <w:autoSpaceDE w:val="0"/>
        <w:autoSpaceDN w:val="0"/>
        <w:bidi w:val="0"/>
        <w:adjustRightInd w:val="0"/>
        <w:spacing w:line="240" w:lineRule="auto"/>
        <w:ind w:firstLine="315"/>
        <w:rPr>
          <w:rFonts w:ascii="宋体" w:cs="宋体"/>
          <w:sz w:val="10"/>
          <w:szCs w:val="10"/>
          <w:lang w:val="zh-CN"/>
        </w:rPr>
      </w:pPr>
      <w:r>
        <w:rPr>
          <w:rFonts w:hint="eastAsia" w:ascii="宋体" w:cs="宋体"/>
          <w:sz w:val="10"/>
          <w:szCs w:val="10"/>
          <w:lang w:val="zh-CN"/>
        </w:rPr>
        <w:t>7</w:t>
      </w:r>
      <w:r>
        <w:rPr>
          <w:rFonts w:ascii="宋体" w:cs="宋体"/>
          <w:sz w:val="10"/>
          <w:szCs w:val="10"/>
          <w:lang w:val="zh-CN"/>
        </w:rPr>
        <w:t>.</w:t>
      </w:r>
      <w:r>
        <w:rPr>
          <w:rFonts w:hint="eastAsia" w:ascii="宋体" w:cs="宋体"/>
          <w:sz w:val="10"/>
          <w:szCs w:val="10"/>
          <w:lang w:val="zh-CN"/>
        </w:rPr>
        <w:t>党的七届二中全会提出了使中国“稳步地由农业国转变为工业国，由新民主主义国家转变为社会主义国家”即“两个转变”同时并举的思想。</w:t>
      </w:r>
    </w:p>
    <w:p>
      <w:pPr>
        <w:autoSpaceDE w:val="0"/>
        <w:autoSpaceDN w:val="0"/>
        <w:bidi w:val="0"/>
        <w:adjustRightInd w:val="0"/>
        <w:spacing w:line="240" w:lineRule="auto"/>
        <w:rPr>
          <w:rFonts w:hint="eastAsia" w:ascii="宋体" w:cs="宋体"/>
          <w:b/>
          <w:sz w:val="10"/>
          <w:szCs w:val="10"/>
          <w:lang w:val="zh-CN"/>
        </w:rPr>
      </w:pPr>
    </w:p>
    <w:p>
      <w:pPr>
        <w:autoSpaceDE w:val="0"/>
        <w:autoSpaceDN w:val="0"/>
        <w:bidi w:val="0"/>
        <w:adjustRightInd w:val="0"/>
        <w:spacing w:line="240" w:lineRule="auto"/>
        <w:rPr>
          <w:rFonts w:hint="eastAsia" w:ascii="宋体" w:cs="宋体"/>
          <w:b/>
          <w:sz w:val="10"/>
          <w:szCs w:val="10"/>
          <w:lang w:val="zh-CN"/>
        </w:rPr>
      </w:pPr>
      <w:r>
        <w:rPr>
          <w:rFonts w:hint="eastAsia" w:ascii="宋体" w:cs="宋体"/>
          <w:b/>
          <w:sz w:val="10"/>
          <w:szCs w:val="10"/>
          <w:lang w:val="zh-CN"/>
        </w:rPr>
        <w:t>四、论述题（15分）</w:t>
      </w:r>
    </w:p>
    <w:p>
      <w:pPr>
        <w:pStyle w:val="2"/>
        <w:bidi w:val="0"/>
        <w:spacing w:line="240" w:lineRule="auto"/>
        <w:ind w:firstLine="142" w:firstLineChars="150"/>
        <w:rPr>
          <w:rFonts w:hint="eastAsia" w:hAnsi="宋体" w:cs="宋体"/>
          <w:sz w:val="10"/>
          <w:szCs w:val="10"/>
        </w:rPr>
      </w:pPr>
      <w:r>
        <w:rPr>
          <w:rFonts w:hint="eastAsia" w:hAnsi="宋体" w:cs="宋体"/>
          <w:sz w:val="10"/>
          <w:szCs w:val="10"/>
        </w:rPr>
        <w:t>1.江泽民《在庆祝中国共产党成立八十周年大会上的讲话》中指出：我们建立了社会主义制度，实现了中国历史上最广泛最深刻的社会变革。我们创造性地实现了由新民主主义到社会主义的转变，全面确立了社会主义的基本制度，使占世界人口四分之一的东方大国进入了社会主义社会。这是中国社会变革和历史进步的巨大飞跃，也极大支持和推进了世界社会主义事业。请根据江泽民这段科学论述，分析说明社会主义改造的完成与社会主义制度在中国的确立的伟大意义是什么？</w:t>
      </w:r>
    </w:p>
    <w:p>
      <w:pPr>
        <w:pStyle w:val="2"/>
        <w:bidi w:val="0"/>
        <w:spacing w:line="240" w:lineRule="auto"/>
        <w:rPr>
          <w:rFonts w:hint="eastAsia"/>
          <w:sz w:val="10"/>
          <w:szCs w:val="10"/>
        </w:rPr>
      </w:pPr>
      <w:r>
        <w:rPr>
          <w:rFonts w:hint="eastAsia"/>
          <w:sz w:val="10"/>
          <w:szCs w:val="10"/>
        </w:rPr>
        <w:t xml:space="preserve">   </w:t>
      </w:r>
    </w:p>
    <w:p>
      <w:pPr>
        <w:pStyle w:val="2"/>
        <w:bidi w:val="0"/>
        <w:spacing w:line="240" w:lineRule="auto"/>
        <w:ind w:firstLine="190" w:firstLineChars="200"/>
        <w:rPr>
          <w:rFonts w:hint="eastAsia"/>
          <w:sz w:val="10"/>
          <w:szCs w:val="10"/>
        </w:rPr>
      </w:pPr>
      <w:r>
        <w:rPr>
          <w:rFonts w:hint="eastAsia"/>
          <w:sz w:val="10"/>
          <w:szCs w:val="10"/>
        </w:rPr>
        <w:t xml:space="preserve"> </w:t>
      </w:r>
    </w:p>
    <w:p>
      <w:pPr>
        <w:autoSpaceDE w:val="0"/>
        <w:autoSpaceDN w:val="0"/>
        <w:bidi w:val="0"/>
        <w:adjustRightInd w:val="0"/>
        <w:spacing w:line="240" w:lineRule="auto"/>
        <w:rPr>
          <w:rFonts w:ascii="宋体"/>
          <w:b/>
          <w:sz w:val="10"/>
          <w:szCs w:val="10"/>
          <w:lang w:val="zh-CN"/>
        </w:rPr>
      </w:pPr>
      <w:r>
        <w:rPr>
          <w:rFonts w:hint="eastAsia" w:ascii="宋体" w:cs="宋体"/>
          <w:b/>
          <w:sz w:val="10"/>
          <w:szCs w:val="10"/>
          <w:lang w:val="zh-CN"/>
        </w:rPr>
        <w:t>五、材料分析题（</w:t>
      </w:r>
      <w:r>
        <w:rPr>
          <w:rFonts w:ascii="宋体" w:cs="宋体"/>
          <w:b/>
          <w:sz w:val="10"/>
          <w:szCs w:val="10"/>
          <w:lang w:val="zh-CN"/>
        </w:rPr>
        <w:t>15</w:t>
      </w:r>
      <w:r>
        <w:rPr>
          <w:rFonts w:hint="eastAsia" w:ascii="宋体" w:cs="宋体"/>
          <w:b/>
          <w:sz w:val="10"/>
          <w:szCs w:val="10"/>
          <w:lang w:val="zh-CN"/>
        </w:rPr>
        <w:t>分）</w:t>
      </w:r>
    </w:p>
    <w:p>
      <w:pPr>
        <w:pStyle w:val="2"/>
        <w:bidi w:val="0"/>
        <w:spacing w:line="240" w:lineRule="auto"/>
        <w:rPr>
          <w:rFonts w:hint="eastAsia" w:hAnsi="宋体" w:cs="宋体"/>
          <w:b/>
          <w:sz w:val="10"/>
          <w:szCs w:val="10"/>
        </w:rPr>
      </w:pPr>
    </w:p>
    <w:p>
      <w:pPr>
        <w:pStyle w:val="2"/>
        <w:bidi w:val="0"/>
        <w:spacing w:line="240" w:lineRule="auto"/>
        <w:rPr>
          <w:rFonts w:hint="eastAsia" w:hAnsi="宋体" w:cs="宋体"/>
          <w:b/>
          <w:sz w:val="10"/>
          <w:szCs w:val="10"/>
        </w:rPr>
      </w:pPr>
      <w:r>
        <w:rPr>
          <w:rFonts w:hint="eastAsia" w:hAnsi="宋体" w:cs="宋体"/>
          <w:b/>
          <w:sz w:val="10"/>
          <w:szCs w:val="10"/>
        </w:rPr>
        <w:t>（一）</w:t>
      </w:r>
    </w:p>
    <w:p>
      <w:pPr>
        <w:pStyle w:val="2"/>
        <w:bidi w:val="0"/>
        <w:spacing w:line="240" w:lineRule="auto"/>
        <w:ind w:firstLine="142" w:firstLineChars="150"/>
        <w:rPr>
          <w:rFonts w:hint="eastAsia" w:hAnsi="宋体" w:cs="宋体"/>
          <w:sz w:val="10"/>
          <w:szCs w:val="10"/>
        </w:rPr>
      </w:pPr>
      <w:r>
        <w:rPr>
          <w:rFonts w:hint="eastAsia" w:hAnsi="宋体" w:cs="宋体"/>
          <w:sz w:val="10"/>
          <w:szCs w:val="10"/>
        </w:rPr>
        <w:t>下面是一组有关中国新民主主义社会的性质和特征的论述：</w:t>
      </w:r>
    </w:p>
    <w:p>
      <w:pPr>
        <w:pStyle w:val="2"/>
        <w:bidi w:val="0"/>
        <w:spacing w:line="240" w:lineRule="auto"/>
        <w:rPr>
          <w:rFonts w:hint="eastAsia" w:hAnsi="宋体" w:cs="宋体"/>
          <w:sz w:val="10"/>
          <w:szCs w:val="10"/>
        </w:rPr>
      </w:pPr>
      <w:r>
        <w:rPr>
          <w:rFonts w:hint="eastAsia" w:hAnsi="宋体" w:cs="宋体"/>
          <w:sz w:val="10"/>
          <w:szCs w:val="10"/>
        </w:rPr>
        <w:t>　</w:t>
      </w:r>
      <w:r>
        <w:rPr>
          <w:rFonts w:hint="eastAsia" w:hAnsi="宋体" w:cs="宋体"/>
          <w:b/>
          <w:sz w:val="10"/>
          <w:szCs w:val="10"/>
        </w:rPr>
        <w:t xml:space="preserve"> 材料1：</w:t>
      </w:r>
      <w:r>
        <w:rPr>
          <w:rFonts w:hint="eastAsia" w:hAnsi="宋体" w:cs="宋体"/>
          <w:sz w:val="10"/>
          <w:szCs w:val="10"/>
        </w:rPr>
        <w:t>中国共产党领导的整个中国革命运动，是包括民主主义革命和社会主义革命两个阶段在内的全部革命运动；这是两个性质不同的革命过程，只有完成了前一个革命过程才有可能去完成后一个革命过程。民主主义革命是社会主义革命的必要准备，社会主义革命是民主主义革命的必然趋势。只有认清民主主义革命和社会主义革命的区别，同时又认清二者的联系，才能正确地领导中国革命。</w:t>
      </w:r>
    </w:p>
    <w:p>
      <w:pPr>
        <w:pStyle w:val="2"/>
        <w:bidi w:val="0"/>
        <w:spacing w:line="240" w:lineRule="auto"/>
        <w:rPr>
          <w:rFonts w:hint="eastAsia" w:hAnsi="宋体" w:cs="宋体"/>
          <w:sz w:val="10"/>
          <w:szCs w:val="10"/>
        </w:rPr>
      </w:pPr>
      <w:r>
        <w:rPr>
          <w:rFonts w:hint="eastAsia" w:hAnsi="宋体" w:cs="宋体"/>
          <w:sz w:val="10"/>
          <w:szCs w:val="10"/>
        </w:rPr>
        <w:t xml:space="preserve">                        ——摘自  毛泽东：《中国革命和中国共产党》（1939年12月）</w:t>
      </w:r>
    </w:p>
    <w:p>
      <w:pPr>
        <w:pStyle w:val="2"/>
        <w:bidi w:val="0"/>
        <w:spacing w:line="240" w:lineRule="auto"/>
        <w:rPr>
          <w:rFonts w:hint="eastAsia" w:hAnsi="宋体" w:cs="宋体"/>
          <w:sz w:val="10"/>
          <w:szCs w:val="10"/>
        </w:rPr>
      </w:pPr>
    </w:p>
    <w:p>
      <w:pPr>
        <w:pStyle w:val="2"/>
        <w:bidi w:val="0"/>
        <w:spacing w:line="240" w:lineRule="auto"/>
        <w:ind w:firstLine="420"/>
        <w:rPr>
          <w:rFonts w:hint="eastAsia" w:hAnsi="宋体" w:cs="宋体"/>
          <w:sz w:val="10"/>
          <w:szCs w:val="10"/>
        </w:rPr>
      </w:pPr>
      <w:r>
        <w:rPr>
          <w:rFonts w:hint="eastAsia" w:hAnsi="宋体" w:cs="宋体"/>
          <w:b/>
          <w:sz w:val="10"/>
          <w:szCs w:val="10"/>
        </w:rPr>
        <w:t>材料2：</w:t>
      </w:r>
      <w:r>
        <w:rPr>
          <w:rFonts w:hint="eastAsia" w:hAnsi="宋体" w:cs="宋体"/>
          <w:sz w:val="10"/>
          <w:szCs w:val="10"/>
        </w:rPr>
        <w:t>国营经济是社会主义性质的，合作社经济是半社会主义性质的，加上私人资本主义，加上个体经济，加上国家和私人合作的国家资本主义经济，这些就是人民共和国的几种主要的经济成分，这些就构成新民主主义的经济形态。</w:t>
      </w:r>
    </w:p>
    <w:p>
      <w:pPr>
        <w:pStyle w:val="2"/>
        <w:bidi w:val="0"/>
        <w:spacing w:line="240" w:lineRule="auto"/>
        <w:ind w:firstLine="420"/>
        <w:rPr>
          <w:rFonts w:hint="eastAsia" w:hAnsi="宋体" w:cs="宋体"/>
          <w:sz w:val="10"/>
          <w:szCs w:val="10"/>
        </w:rPr>
      </w:pPr>
      <w:r>
        <w:rPr>
          <w:rFonts w:hint="eastAsia" w:hAnsi="宋体" w:cs="宋体"/>
          <w:sz w:val="10"/>
          <w:szCs w:val="10"/>
        </w:rPr>
        <w:t>——摘自 毛泽东：《在中国共产党第七届中央委员会第二次全体会议上的报告》（1949年3月5日）</w:t>
      </w:r>
    </w:p>
    <w:p>
      <w:pPr>
        <w:pStyle w:val="2"/>
        <w:bidi w:val="0"/>
        <w:spacing w:line="240" w:lineRule="auto"/>
        <w:ind w:firstLine="420"/>
        <w:rPr>
          <w:rFonts w:hint="eastAsia" w:hAnsi="宋体" w:cs="宋体"/>
          <w:sz w:val="10"/>
          <w:szCs w:val="10"/>
        </w:rPr>
      </w:pPr>
    </w:p>
    <w:p>
      <w:pPr>
        <w:pStyle w:val="2"/>
        <w:bidi w:val="0"/>
        <w:spacing w:line="240" w:lineRule="auto"/>
        <w:ind w:firstLine="420"/>
        <w:rPr>
          <w:rFonts w:hint="eastAsia" w:hAnsi="宋体" w:cs="宋体"/>
          <w:sz w:val="10"/>
          <w:szCs w:val="10"/>
        </w:rPr>
      </w:pPr>
      <w:r>
        <w:rPr>
          <w:rFonts w:hint="eastAsia" w:hAnsi="宋体" w:cs="宋体"/>
          <w:b/>
          <w:sz w:val="10"/>
          <w:szCs w:val="10"/>
        </w:rPr>
        <w:t>材料3</w:t>
      </w:r>
      <w:r>
        <w:rPr>
          <w:rFonts w:hint="eastAsia" w:hAnsi="宋体" w:cs="宋体"/>
          <w:sz w:val="10"/>
          <w:szCs w:val="10"/>
        </w:rPr>
        <w:t>：中华人民共和国为新民主主义即人民民主主义的国家，实行工人阶级领导的、以工农联盟为基础的，团结各民主阶级和国内各民族的人民民主专政，反对帝国主义、封建主义和官僚资本主义，为中国的独立、民主、和平、统一和富强而奋斗。</w:t>
      </w:r>
    </w:p>
    <w:p>
      <w:pPr>
        <w:pStyle w:val="2"/>
        <w:bidi w:val="0"/>
        <w:spacing w:line="240" w:lineRule="auto"/>
        <w:ind w:firstLine="332" w:firstLineChars="350"/>
        <w:rPr>
          <w:rFonts w:hint="eastAsia"/>
          <w:sz w:val="10"/>
          <w:szCs w:val="10"/>
        </w:rPr>
      </w:pPr>
      <w:r>
        <w:rPr>
          <w:rStyle w:val="5"/>
          <w:rFonts w:hint="eastAsia"/>
          <w:sz w:val="10"/>
          <w:szCs w:val="10"/>
        </w:rPr>
        <w:t xml:space="preserve">——摘自 </w:t>
      </w:r>
      <w:r>
        <w:rPr>
          <w:rStyle w:val="5"/>
          <w:sz w:val="10"/>
          <w:szCs w:val="10"/>
        </w:rPr>
        <w:t>《中国人民政治协商会议共同纲领》</w:t>
      </w:r>
      <w:r>
        <w:rPr>
          <w:sz w:val="10"/>
          <w:szCs w:val="10"/>
        </w:rPr>
        <w:t>(1949年9月29日中国人民政治协商会议第一届全体会议通过)</w:t>
      </w:r>
    </w:p>
    <w:p>
      <w:pPr>
        <w:pStyle w:val="2"/>
        <w:bidi w:val="0"/>
        <w:spacing w:line="240" w:lineRule="auto"/>
        <w:ind w:firstLine="332" w:firstLineChars="350"/>
        <w:rPr>
          <w:rFonts w:hint="eastAsia" w:hAnsi="宋体" w:cs="宋体"/>
          <w:sz w:val="10"/>
          <w:szCs w:val="10"/>
        </w:rPr>
      </w:pPr>
    </w:p>
    <w:p>
      <w:pPr>
        <w:pStyle w:val="2"/>
        <w:bidi w:val="0"/>
        <w:spacing w:line="240" w:lineRule="auto"/>
        <w:ind w:firstLine="420"/>
        <w:rPr>
          <w:rFonts w:hint="eastAsia" w:hAnsi="宋体" w:cs="宋体"/>
          <w:sz w:val="10"/>
          <w:szCs w:val="10"/>
        </w:rPr>
      </w:pPr>
      <w:r>
        <w:rPr>
          <w:rFonts w:hint="eastAsia" w:hAnsi="宋体" w:cs="宋体"/>
          <w:b/>
          <w:sz w:val="10"/>
          <w:szCs w:val="10"/>
        </w:rPr>
        <w:t>材料4：</w:t>
      </w:r>
      <w:r>
        <w:rPr>
          <w:rFonts w:hint="eastAsia" w:hAnsi="宋体" w:cs="宋体"/>
          <w:sz w:val="10"/>
          <w:szCs w:val="10"/>
        </w:rPr>
        <w:t>今天的斗争对象主要是帝国主义封建主义及其走狗国民党反动派残余，而不是民族资产阶级。对于民族资产阶级是有斗争的，但必须团结它，是它用既团结又斗争的政策以达团结它共同发展国民经济之目的。</w:t>
      </w:r>
    </w:p>
    <w:p>
      <w:pPr>
        <w:pStyle w:val="2"/>
        <w:bidi w:val="0"/>
        <w:spacing w:line="240" w:lineRule="auto"/>
        <w:ind w:firstLine="420"/>
        <w:rPr>
          <w:rFonts w:hint="eastAsia" w:hAnsi="宋体" w:cs="宋体"/>
          <w:sz w:val="10"/>
          <w:szCs w:val="10"/>
        </w:rPr>
      </w:pPr>
      <w:r>
        <w:rPr>
          <w:rFonts w:hint="eastAsia" w:hAnsi="宋体" w:cs="宋体"/>
          <w:sz w:val="10"/>
          <w:szCs w:val="10"/>
        </w:rPr>
        <w:t xml:space="preserve"> ——</w:t>
      </w:r>
      <w:r>
        <w:rPr>
          <w:sz w:val="10"/>
          <w:szCs w:val="10"/>
        </w:rPr>
        <w:t>摘自毛泽东：《在全国统战会议工商组讨论会的一份发言记录稿上的批语》（1950年4月）</w:t>
      </w:r>
    </w:p>
    <w:p>
      <w:pPr>
        <w:pStyle w:val="2"/>
        <w:bidi w:val="0"/>
        <w:spacing w:line="240" w:lineRule="auto"/>
        <w:ind w:firstLine="420"/>
        <w:rPr>
          <w:rFonts w:hint="eastAsia" w:hAnsi="宋体" w:cs="宋体"/>
          <w:sz w:val="10"/>
          <w:szCs w:val="10"/>
        </w:rPr>
      </w:pPr>
      <w:r>
        <w:rPr>
          <w:rFonts w:hint="eastAsia" w:hAnsi="宋体" w:cs="宋体"/>
          <w:sz w:val="10"/>
          <w:szCs w:val="10"/>
        </w:rPr>
        <w:t>在打倒地主和官僚资产阶级以后，中国内部的主要矛盾即是工人阶级与民族资产级的矛盾，故不应再次民族资产阶级称为中间阶级。</w:t>
      </w:r>
    </w:p>
    <w:p>
      <w:pPr>
        <w:pStyle w:val="2"/>
        <w:bidi w:val="0"/>
        <w:spacing w:line="240" w:lineRule="auto"/>
        <w:ind w:firstLine="420"/>
        <w:rPr>
          <w:rFonts w:hint="eastAsia"/>
          <w:sz w:val="10"/>
          <w:szCs w:val="10"/>
        </w:rPr>
      </w:pPr>
      <w:r>
        <w:rPr>
          <w:rFonts w:hint="eastAsia" w:hAnsi="宋体" w:cs="宋体"/>
          <w:sz w:val="10"/>
          <w:szCs w:val="10"/>
        </w:rPr>
        <w:t xml:space="preserve">             ——</w:t>
      </w:r>
      <w:r>
        <w:rPr>
          <w:sz w:val="10"/>
          <w:szCs w:val="10"/>
        </w:rPr>
        <w:t>摘自毛泽东：《工人阶级与资产阶级》（1952年6月6日）</w:t>
      </w:r>
    </w:p>
    <w:p>
      <w:pPr>
        <w:pStyle w:val="2"/>
        <w:bidi w:val="0"/>
        <w:spacing w:line="240" w:lineRule="auto"/>
        <w:ind w:firstLine="420"/>
        <w:rPr>
          <w:rFonts w:hint="eastAsia" w:hAnsi="宋体" w:cs="宋体"/>
          <w:color w:val="FF0000"/>
          <w:sz w:val="10"/>
          <w:szCs w:val="10"/>
        </w:rPr>
      </w:pPr>
    </w:p>
    <w:p>
      <w:pPr>
        <w:pStyle w:val="2"/>
        <w:bidi w:val="0"/>
        <w:spacing w:line="240" w:lineRule="auto"/>
        <w:ind w:firstLine="420"/>
        <w:rPr>
          <w:rFonts w:hint="eastAsia" w:hAnsi="宋体" w:cs="宋体"/>
          <w:sz w:val="10"/>
          <w:szCs w:val="10"/>
        </w:rPr>
      </w:pPr>
      <w:r>
        <w:rPr>
          <w:rFonts w:hint="eastAsia" w:hAnsi="宋体" w:cs="宋体"/>
          <w:b/>
          <w:sz w:val="10"/>
          <w:szCs w:val="10"/>
        </w:rPr>
        <w:t>材料5：</w:t>
      </w:r>
      <w:r>
        <w:rPr>
          <w:rFonts w:hint="eastAsia" w:hAnsi="宋体" w:cs="宋体"/>
          <w:sz w:val="10"/>
          <w:szCs w:val="10"/>
        </w:rPr>
        <w:t>在革命胜利之后，因为肃清了资本主义发展道路上的障碍物，资本主义经济在中国社会中会有一个相当程度的发展，是可以想象得到的，也是不足为怪的。资本主义会有一个相当程度的发展，这是经济落后的中国在民主革命胜利之后不可避免的结果。但这只是中国革命的一方面的结果，不是它的全部结果。中国革命的全部结果是：一方面有资本主义因素的发展，又一方面有社会主义因素的发展。这种社会主义因素是什么呢？就是无产阶级和共产党在全国政治势力中的比重的增长，就是农民、知识分子和城市小资产阶级或者已经或者可能承认无产阶级和共产党的领导权，就是民主共和国的国营经济和劳动人民的合作经济。所有这一切，都是社会主义因素。加以国际环境的有利，便使中国资产阶级民主革命的最后结果，避免资本主义的前途，实现社会主义的前途，不能不具有极大的可能性了。</w:t>
      </w:r>
    </w:p>
    <w:p>
      <w:pPr>
        <w:pStyle w:val="2"/>
        <w:bidi w:val="0"/>
        <w:spacing w:line="240" w:lineRule="auto"/>
        <w:ind w:firstLine="420"/>
        <w:rPr>
          <w:rFonts w:hint="eastAsia" w:hAnsi="宋体" w:cs="宋体"/>
          <w:sz w:val="10"/>
          <w:szCs w:val="10"/>
        </w:rPr>
      </w:pPr>
      <w:r>
        <w:rPr>
          <w:rFonts w:hint="eastAsia" w:hAnsi="宋体" w:cs="宋体"/>
          <w:sz w:val="10"/>
          <w:szCs w:val="10"/>
        </w:rPr>
        <w:t xml:space="preserve">                 ——摘自  毛泽东：《中国革命和中国共产党》（1939年12月）</w:t>
      </w:r>
    </w:p>
    <w:p>
      <w:pPr>
        <w:pStyle w:val="2"/>
        <w:bidi w:val="0"/>
        <w:spacing w:line="240" w:lineRule="auto"/>
        <w:rPr>
          <w:rFonts w:hint="eastAsia" w:hAnsi="宋体" w:cs="宋体"/>
          <w:b/>
          <w:sz w:val="10"/>
          <w:szCs w:val="10"/>
        </w:rPr>
      </w:pPr>
      <w:r>
        <w:rPr>
          <w:rFonts w:hint="eastAsia" w:hAnsi="宋体" w:cs="宋体"/>
          <w:sz w:val="10"/>
          <w:szCs w:val="10"/>
        </w:rPr>
        <w:t>　</w:t>
      </w:r>
      <w:r>
        <w:rPr>
          <w:rFonts w:hint="eastAsia" w:hAnsi="宋体" w:cs="宋体"/>
          <w:b/>
          <w:sz w:val="10"/>
          <w:szCs w:val="10"/>
        </w:rPr>
        <w:t>　请回答：</w:t>
      </w:r>
    </w:p>
    <w:p>
      <w:pPr>
        <w:pStyle w:val="2"/>
        <w:bidi w:val="0"/>
        <w:spacing w:line="240" w:lineRule="auto"/>
        <w:rPr>
          <w:rFonts w:hint="eastAsia" w:hAnsi="宋体" w:cs="宋体"/>
          <w:sz w:val="10"/>
          <w:szCs w:val="10"/>
        </w:rPr>
      </w:pPr>
      <w:r>
        <w:rPr>
          <w:rFonts w:hint="eastAsia" w:hAnsi="宋体" w:cs="宋体"/>
          <w:sz w:val="10"/>
          <w:szCs w:val="10"/>
        </w:rPr>
        <w:t>　  ①根据材料1，并结合所学的知识，指出新民主主义社会为什么是中国社会发展的必由之路？</w:t>
      </w:r>
      <w:r>
        <w:rPr>
          <w:rFonts w:hint="eastAsia"/>
          <w:sz w:val="10"/>
          <w:szCs w:val="10"/>
        </w:rPr>
        <w:t>（4分）</w:t>
      </w:r>
    </w:p>
    <w:p>
      <w:pPr>
        <w:pStyle w:val="2"/>
        <w:bidi w:val="0"/>
        <w:spacing w:line="240" w:lineRule="auto"/>
        <w:ind w:firstLine="95" w:firstLineChars="100"/>
        <w:rPr>
          <w:rFonts w:hint="eastAsia" w:hAnsi="宋体" w:cs="宋体"/>
          <w:sz w:val="10"/>
          <w:szCs w:val="10"/>
        </w:rPr>
      </w:pPr>
      <w:r>
        <w:rPr>
          <w:rFonts w:hint="eastAsia" w:hAnsi="宋体" w:cs="宋体"/>
          <w:sz w:val="10"/>
          <w:szCs w:val="10"/>
        </w:rPr>
        <w:t>　②根据材料2和3，并结合所学的知识，指出新民主主义社会在经济上政治上的特征是什么？</w:t>
      </w:r>
      <w:r>
        <w:rPr>
          <w:rFonts w:hint="eastAsia"/>
          <w:sz w:val="10"/>
          <w:szCs w:val="10"/>
        </w:rPr>
        <w:t>（4分）</w:t>
      </w:r>
    </w:p>
    <w:p>
      <w:pPr>
        <w:pStyle w:val="2"/>
        <w:bidi w:val="0"/>
        <w:spacing w:line="240" w:lineRule="auto"/>
        <w:ind w:firstLine="95" w:firstLineChars="100"/>
        <w:rPr>
          <w:rFonts w:hint="eastAsia" w:hAnsi="宋体" w:cs="宋体"/>
          <w:sz w:val="10"/>
          <w:szCs w:val="10"/>
        </w:rPr>
      </w:pPr>
      <w:r>
        <w:rPr>
          <w:rFonts w:hint="eastAsia" w:hAnsi="宋体" w:cs="宋体"/>
          <w:sz w:val="10"/>
          <w:szCs w:val="10"/>
        </w:rPr>
        <w:t>　③根据材料4，并结合所学的知识，指出新民主主义社会的主要矛盾是什么？</w:t>
      </w:r>
      <w:r>
        <w:rPr>
          <w:rFonts w:hint="eastAsia"/>
          <w:sz w:val="10"/>
          <w:szCs w:val="10"/>
        </w:rPr>
        <w:t>（4分）</w:t>
      </w:r>
    </w:p>
    <w:p>
      <w:pPr>
        <w:pStyle w:val="2"/>
        <w:bidi w:val="0"/>
        <w:spacing w:line="240" w:lineRule="auto"/>
        <w:ind w:firstLine="190" w:firstLineChars="200"/>
        <w:rPr>
          <w:rFonts w:hint="eastAsia"/>
          <w:sz w:val="10"/>
          <w:szCs w:val="10"/>
        </w:rPr>
      </w:pPr>
      <w:r>
        <w:rPr>
          <w:rFonts w:hint="eastAsia" w:hAnsi="宋体" w:cs="宋体"/>
          <w:sz w:val="10"/>
          <w:szCs w:val="10"/>
        </w:rPr>
        <w:t>④根据材料1～5，并结合所学的知识，怎样理解新民主主义社会的过渡性质？</w:t>
      </w:r>
      <w:r>
        <w:rPr>
          <w:rFonts w:hint="eastAsia"/>
          <w:sz w:val="10"/>
          <w:szCs w:val="10"/>
        </w:rPr>
        <w:t>（3分）</w:t>
      </w:r>
    </w:p>
    <w:p>
      <w:pPr>
        <w:pStyle w:val="2"/>
        <w:bidi w:val="0"/>
        <w:spacing w:line="240" w:lineRule="auto"/>
        <w:rPr>
          <w:rFonts w:hint="eastAsia" w:hAnsi="宋体" w:cs="宋体"/>
          <w:b/>
          <w:sz w:val="10"/>
          <w:szCs w:val="10"/>
        </w:rPr>
      </w:pPr>
    </w:p>
    <w:p>
      <w:pPr>
        <w:bidi w:val="0"/>
        <w:spacing w:line="240" w:lineRule="auto"/>
        <w:rPr>
          <w:rFonts w:hint="eastAsia"/>
          <w:sz w:val="10"/>
          <w:szCs w:val="10"/>
        </w:rPr>
      </w:pPr>
    </w:p>
    <w:p>
      <w:pPr>
        <w:autoSpaceDE w:val="0"/>
        <w:autoSpaceDN w:val="0"/>
        <w:bidi w:val="0"/>
        <w:adjustRightInd w:val="0"/>
        <w:spacing w:line="240" w:lineRule="auto"/>
        <w:ind w:firstLine="315"/>
        <w:rPr>
          <w:ins w:id="97" w:author="微软用户" w:date="2009-12-26T09:08:00Z"/>
          <w:rFonts w:ascii="宋体"/>
          <w:color w:val="FF0000"/>
          <w:sz w:val="10"/>
          <w:szCs w:val="10"/>
          <w:lang w:val="zh-CN"/>
        </w:rPr>
      </w:pPr>
      <w:ins w:id="98" w:author="微软用户" w:date="2009-12-26T09:08:00Z">
        <w:r>
          <w:rPr>
            <w:rFonts w:ascii="宋体" w:cs="宋体"/>
            <w:sz w:val="10"/>
            <w:szCs w:val="10"/>
            <w:lang w:val="zh-CN"/>
          </w:rPr>
          <w:t>4.1956</w:t>
        </w:r>
      </w:ins>
      <w:ins w:id="99" w:author="微软用户" w:date="2009-12-26T09:08:00Z">
        <w:r>
          <w:rPr>
            <w:rFonts w:hint="eastAsia" w:ascii="宋体" w:cs="宋体"/>
            <w:sz w:val="10"/>
            <w:szCs w:val="10"/>
            <w:lang w:val="zh-CN"/>
          </w:rPr>
          <w:t>年底我国对农业、手工业和资本主义工商业的社会主义改造的基本完成，实现了由新民主主义向社会主义的转变，社会主义基本制度在我国初步确立，</w:t>
        </w:r>
      </w:ins>
      <w:ins w:id="100" w:author="微软用户" w:date="2009-12-26T09:08:00Z">
        <w:r>
          <w:rPr>
            <w:rFonts w:hint="eastAsia" w:ascii="宋体" w:cs="宋体"/>
            <w:color w:val="FF0000"/>
            <w:sz w:val="10"/>
            <w:szCs w:val="10"/>
            <w:lang w:val="zh-CN"/>
          </w:rPr>
          <w:t>但中国历史上长达数千年的阶级剥削制度还将长期存在。</w:t>
        </w:r>
      </w:ins>
    </w:p>
    <w:p>
      <w:pPr>
        <w:autoSpaceDE w:val="0"/>
        <w:autoSpaceDN w:val="0"/>
        <w:bidi w:val="0"/>
        <w:adjustRightInd w:val="0"/>
        <w:spacing w:line="240" w:lineRule="auto"/>
        <w:ind w:firstLine="315"/>
        <w:rPr>
          <w:ins w:id="101" w:author="微软用户" w:date="2009-12-26T09:08:00Z"/>
          <w:sz w:val="10"/>
          <w:szCs w:val="10"/>
        </w:rPr>
      </w:pPr>
      <w:ins w:id="102" w:author="微软用户" w:date="2009-12-26T09:08:00Z">
        <w:r>
          <w:rPr>
            <w:rFonts w:ascii="宋体" w:cs="宋体"/>
            <w:sz w:val="10"/>
            <w:szCs w:val="10"/>
            <w:lang w:val="zh-CN"/>
          </w:rPr>
          <w:t>5.</w:t>
        </w:r>
      </w:ins>
      <w:ins w:id="103" w:author="微软用户" w:date="2009-12-26T09:08:00Z">
        <w:r>
          <w:rPr>
            <w:rFonts w:hint="eastAsia" w:ascii="宋体" w:cs="宋体"/>
            <w:color w:val="FF0000"/>
            <w:sz w:val="10"/>
            <w:szCs w:val="10"/>
            <w:lang w:val="zh-CN"/>
          </w:rPr>
          <w:t>党的七大</w:t>
        </w:r>
      </w:ins>
      <w:ins w:id="104" w:author="微软用户" w:date="2009-12-26T09:08:00Z">
        <w:r>
          <w:rPr>
            <w:rFonts w:hint="eastAsia" w:ascii="宋体" w:cs="宋体"/>
            <w:sz w:val="10"/>
            <w:szCs w:val="10"/>
            <w:lang w:val="zh-CN"/>
          </w:rPr>
          <w:t>提出了使中国“稳步地由农业国转变为工业国，由新民主主义国家转变为社会主义国家”即“两个转变”同时并举的思想。</w:t>
        </w:r>
      </w:ins>
    </w:p>
    <w:p>
      <w:pPr>
        <w:autoSpaceDE w:val="0"/>
        <w:autoSpaceDN w:val="0"/>
        <w:bidi w:val="0"/>
        <w:adjustRightInd w:val="0"/>
        <w:spacing w:line="240" w:lineRule="auto"/>
        <w:ind w:firstLine="420"/>
        <w:rPr>
          <w:ins w:id="105" w:author="微软用户" w:date="2009-12-26T09:08:00Z"/>
          <w:rFonts w:ascii="宋体"/>
          <w:sz w:val="10"/>
          <w:szCs w:val="10"/>
          <w:lang w:val="zh-CN"/>
        </w:rPr>
      </w:pPr>
    </w:p>
    <w:p>
      <w:pPr>
        <w:autoSpaceDE w:val="0"/>
        <w:autoSpaceDN w:val="0"/>
        <w:bidi w:val="0"/>
        <w:adjustRightInd w:val="0"/>
        <w:spacing w:line="240" w:lineRule="auto"/>
        <w:rPr>
          <w:ins w:id="106" w:author="微软用户" w:date="2009-12-26T09:08:00Z"/>
          <w:rFonts w:ascii="宋体"/>
          <w:b/>
          <w:sz w:val="10"/>
          <w:szCs w:val="10"/>
          <w:lang w:val="zh-CN"/>
        </w:rPr>
      </w:pPr>
      <w:ins w:id="107" w:author="微软用户" w:date="2009-12-26T09:08:00Z">
        <w:r>
          <w:rPr>
            <w:rFonts w:hint="eastAsia" w:ascii="宋体" w:cs="宋体"/>
            <w:b/>
            <w:sz w:val="10"/>
            <w:szCs w:val="10"/>
            <w:lang w:val="zh-CN"/>
          </w:rPr>
          <w:t>四、材料分析题（</w:t>
        </w:r>
      </w:ins>
      <w:ins w:id="108" w:author="微软用户" w:date="2009-12-26T09:08:00Z">
        <w:r>
          <w:rPr>
            <w:rFonts w:ascii="宋体" w:cs="宋体"/>
            <w:b/>
            <w:sz w:val="10"/>
            <w:szCs w:val="10"/>
            <w:lang w:val="zh-CN"/>
          </w:rPr>
          <w:t>15</w:t>
        </w:r>
      </w:ins>
      <w:ins w:id="109" w:author="微软用户" w:date="2009-12-26T09:08:00Z">
        <w:r>
          <w:rPr>
            <w:rFonts w:hint="eastAsia" w:ascii="宋体" w:cs="宋体"/>
            <w:b/>
            <w:sz w:val="10"/>
            <w:szCs w:val="10"/>
            <w:lang w:val="zh-CN"/>
          </w:rPr>
          <w:t>分）</w:t>
        </w:r>
      </w:ins>
    </w:p>
    <w:p>
      <w:pPr>
        <w:autoSpaceDE w:val="0"/>
        <w:autoSpaceDN w:val="0"/>
        <w:bidi w:val="0"/>
        <w:adjustRightInd w:val="0"/>
        <w:spacing w:line="240" w:lineRule="auto"/>
        <w:rPr>
          <w:ins w:id="110" w:author="微软用户" w:date="2009-12-26T09:08:00Z"/>
          <w:sz w:val="10"/>
          <w:szCs w:val="10"/>
        </w:rPr>
      </w:pPr>
      <w:ins w:id="111" w:author="微软用户" w:date="2009-12-26T09:08:00Z">
        <w:r>
          <w:rPr>
            <w:rFonts w:hint="eastAsia" w:ascii="宋体" w:cs="宋体"/>
            <w:sz w:val="10"/>
            <w:szCs w:val="10"/>
            <w:lang w:val="zh-CN"/>
          </w:rPr>
          <w:t>材料</w:t>
        </w:r>
      </w:ins>
      <w:ins w:id="112" w:author="微软用户" w:date="2009-12-26T09:08:00Z">
        <w:r>
          <w:rPr>
            <w:sz w:val="10"/>
            <w:szCs w:val="10"/>
          </w:rPr>
          <w:t>1</w:t>
        </w:r>
      </w:ins>
      <w:ins w:id="113" w:author="微软用户" w:date="2009-12-26T09:08:00Z">
        <w:r>
          <w:rPr>
            <w:rFonts w:hint="eastAsia" w:ascii="宋体" w:cs="宋体"/>
            <w:sz w:val="10"/>
            <w:szCs w:val="10"/>
            <w:lang w:val="zh-CN"/>
          </w:rPr>
          <w:t>：反对帝国主义的联合战线：以工人农民及小资产阶级革命的党派或分子为主力军，向一切帝国主义者加以攻击；同时亦可联合半民族运动的党派，向一派帝国主义者作战。</w:t>
        </w:r>
      </w:ins>
    </w:p>
    <w:p>
      <w:pPr>
        <w:autoSpaceDE w:val="0"/>
        <w:autoSpaceDN w:val="0"/>
        <w:bidi w:val="0"/>
        <w:adjustRightInd w:val="0"/>
        <w:spacing w:line="240" w:lineRule="auto"/>
        <w:rPr>
          <w:ins w:id="114" w:author="微软用户" w:date="2009-12-26T09:08:00Z"/>
          <w:sz w:val="10"/>
          <w:szCs w:val="10"/>
        </w:rPr>
      </w:pPr>
      <w:ins w:id="115" w:author="微软用户" w:date="2009-12-26T09:08:00Z">
        <w:r>
          <w:rPr>
            <w:sz w:val="10"/>
            <w:szCs w:val="10"/>
          </w:rPr>
          <w:t xml:space="preserve">                      </w:t>
        </w:r>
      </w:ins>
      <w:ins w:id="116" w:author="微软用户" w:date="2009-12-26T09:08:00Z">
        <w:r>
          <w:rPr>
            <w:rFonts w:cs="宋体"/>
            <w:sz w:val="10"/>
            <w:szCs w:val="10"/>
          </w:rPr>
          <w:t>——</w:t>
        </w:r>
      </w:ins>
      <w:ins w:id="117" w:author="微软用户" w:date="2009-12-26T09:08:00Z">
        <w:r>
          <w:rPr>
            <w:rFonts w:hint="eastAsia" w:ascii="宋体" w:cs="宋体"/>
            <w:sz w:val="10"/>
            <w:szCs w:val="10"/>
            <w:lang w:val="zh-CN"/>
          </w:rPr>
          <w:t>摘自</w:t>
        </w:r>
      </w:ins>
      <w:ins w:id="118" w:author="微软用户" w:date="2009-12-26T09:08:00Z">
        <w:r>
          <w:rPr>
            <w:sz w:val="10"/>
            <w:szCs w:val="10"/>
          </w:rPr>
          <w:t>1922</w:t>
        </w:r>
      </w:ins>
      <w:ins w:id="119" w:author="微软用户" w:date="2009-12-26T09:08:00Z">
        <w:r>
          <w:rPr>
            <w:rFonts w:hint="eastAsia" w:ascii="宋体" w:cs="宋体"/>
            <w:sz w:val="10"/>
            <w:szCs w:val="10"/>
            <w:lang w:val="zh-CN"/>
          </w:rPr>
          <w:t>年</w:t>
        </w:r>
      </w:ins>
      <w:ins w:id="120" w:author="微软用户" w:date="2009-12-26T09:08:00Z">
        <w:r>
          <w:rPr>
            <w:sz w:val="10"/>
            <w:szCs w:val="10"/>
          </w:rPr>
          <w:t>11</w:t>
        </w:r>
      </w:ins>
      <w:ins w:id="121" w:author="微软用户" w:date="2009-12-26T09:08:00Z">
        <w:r>
          <w:rPr>
            <w:rFonts w:hint="eastAsia" w:ascii="宋体" w:cs="宋体"/>
            <w:sz w:val="10"/>
            <w:szCs w:val="10"/>
            <w:lang w:val="zh-CN"/>
          </w:rPr>
          <w:t>月《中国共产党对于目前实际问题之计划》</w:t>
        </w:r>
      </w:ins>
    </w:p>
    <w:p>
      <w:pPr>
        <w:autoSpaceDE w:val="0"/>
        <w:autoSpaceDN w:val="0"/>
        <w:bidi w:val="0"/>
        <w:adjustRightInd w:val="0"/>
        <w:spacing w:line="240" w:lineRule="auto"/>
        <w:rPr>
          <w:ins w:id="122" w:author="微软用户" w:date="2009-12-26T09:08:00Z"/>
          <w:sz w:val="10"/>
          <w:szCs w:val="10"/>
        </w:rPr>
      </w:pPr>
      <w:ins w:id="123" w:author="微软用户" w:date="2009-12-26T09:08:00Z">
        <w:r>
          <w:rPr>
            <w:rFonts w:hint="eastAsia" w:ascii="宋体" w:cs="宋体"/>
            <w:sz w:val="10"/>
            <w:szCs w:val="10"/>
            <w:lang w:val="zh-CN"/>
          </w:rPr>
          <w:t>材料</w:t>
        </w:r>
      </w:ins>
      <w:ins w:id="124" w:author="微软用户" w:date="2009-12-26T09:08:00Z">
        <w:r>
          <w:rPr>
            <w:sz w:val="10"/>
            <w:szCs w:val="10"/>
          </w:rPr>
          <w:t>2</w:t>
        </w:r>
      </w:ins>
      <w:ins w:id="125" w:author="微软用户" w:date="2009-12-26T09:08:00Z">
        <w:r>
          <w:rPr>
            <w:rFonts w:hint="eastAsia" w:ascii="宋体" w:cs="宋体"/>
            <w:sz w:val="10"/>
            <w:szCs w:val="10"/>
            <w:lang w:val="zh-CN"/>
          </w:rPr>
          <w:t>：完成中国的民族解放及资产阶级民权革命之任务，现在已经完全放到工农运动身上，只有工农的民权独裁，才能履行这一任务；只有工农的民权独裁与国际帝国主义、封建地主阶级以及一切资产阶级直接斗争，</w:t>
        </w:r>
      </w:ins>
      <w:ins w:id="126" w:author="微软用户" w:date="2009-12-26T09:08:00Z">
        <w:r>
          <w:rPr>
            <w:rFonts w:ascii="宋体"/>
            <w:sz w:val="10"/>
            <w:szCs w:val="10"/>
            <w:lang w:val="zh-CN"/>
          </w:rPr>
          <w:t>——“</w:t>
        </w:r>
      </w:ins>
      <w:ins w:id="127" w:author="微软用户" w:date="2009-12-26T09:08:00Z">
        <w:r>
          <w:rPr>
            <w:rFonts w:hint="eastAsia" w:ascii="宋体" w:cs="宋体"/>
            <w:sz w:val="10"/>
            <w:szCs w:val="10"/>
            <w:lang w:val="zh-CN"/>
          </w:rPr>
          <w:t>民族</w:t>
        </w:r>
      </w:ins>
      <w:ins w:id="128" w:author="微软用户" w:date="2009-12-26T09:08:00Z">
        <w:r>
          <w:rPr>
            <w:rFonts w:ascii="宋体"/>
            <w:sz w:val="10"/>
            <w:szCs w:val="10"/>
            <w:lang w:val="zh-CN"/>
          </w:rPr>
          <w:t>”</w:t>
        </w:r>
      </w:ins>
      <w:ins w:id="129" w:author="微软用户" w:date="2009-12-26T09:08:00Z">
        <w:r>
          <w:rPr>
            <w:rFonts w:hint="eastAsia" w:ascii="宋体" w:cs="宋体"/>
            <w:sz w:val="10"/>
            <w:szCs w:val="10"/>
            <w:lang w:val="zh-CN"/>
          </w:rPr>
          <w:t>资产阶级亦在其中</w:t>
        </w:r>
      </w:ins>
      <w:ins w:id="130" w:author="微软用户" w:date="2009-12-26T09:08:00Z">
        <w:r>
          <w:rPr>
            <w:rFonts w:ascii="宋体"/>
            <w:sz w:val="10"/>
            <w:szCs w:val="10"/>
            <w:lang w:val="zh-CN"/>
          </w:rPr>
          <w:t>——</w:t>
        </w:r>
      </w:ins>
      <w:ins w:id="131" w:author="微软用户" w:date="2009-12-26T09:08:00Z">
        <w:r>
          <w:rPr>
            <w:rFonts w:hint="eastAsia" w:ascii="宋体" w:cs="宋体"/>
            <w:sz w:val="10"/>
            <w:szCs w:val="10"/>
            <w:lang w:val="zh-CN"/>
          </w:rPr>
          <w:t>如此，方能履行这一任务。</w:t>
        </w:r>
      </w:ins>
    </w:p>
    <w:p>
      <w:pPr>
        <w:autoSpaceDE w:val="0"/>
        <w:autoSpaceDN w:val="0"/>
        <w:bidi w:val="0"/>
        <w:adjustRightInd w:val="0"/>
        <w:spacing w:line="240" w:lineRule="auto"/>
        <w:rPr>
          <w:ins w:id="132" w:author="微软用户" w:date="2009-12-26T09:08:00Z"/>
          <w:sz w:val="10"/>
          <w:szCs w:val="10"/>
        </w:rPr>
      </w:pPr>
      <w:ins w:id="133" w:author="微软用户" w:date="2009-12-26T09:08:00Z">
        <w:r>
          <w:rPr>
            <w:sz w:val="10"/>
            <w:szCs w:val="10"/>
          </w:rPr>
          <w:t xml:space="preserve">                     </w:t>
        </w:r>
      </w:ins>
      <w:ins w:id="134" w:author="微软用户" w:date="2009-12-26T09:08:00Z">
        <w:r>
          <w:rPr>
            <w:rFonts w:cs="宋体"/>
            <w:sz w:val="10"/>
            <w:szCs w:val="10"/>
          </w:rPr>
          <w:t>——</w:t>
        </w:r>
      </w:ins>
      <w:ins w:id="135" w:author="微软用户" w:date="2009-12-26T09:08:00Z">
        <w:r>
          <w:rPr>
            <w:rFonts w:hint="eastAsia" w:ascii="宋体" w:cs="宋体"/>
            <w:sz w:val="10"/>
            <w:szCs w:val="10"/>
            <w:lang w:val="zh-CN"/>
          </w:rPr>
          <w:t>摘自</w:t>
        </w:r>
      </w:ins>
      <w:ins w:id="136" w:author="微软用户" w:date="2009-12-26T09:08:00Z">
        <w:r>
          <w:rPr>
            <w:sz w:val="10"/>
            <w:szCs w:val="10"/>
          </w:rPr>
          <w:t>1927</w:t>
        </w:r>
      </w:ins>
      <w:ins w:id="137" w:author="微软用户" w:date="2009-12-26T09:08:00Z">
        <w:r>
          <w:rPr>
            <w:rFonts w:hint="eastAsia" w:ascii="宋体" w:cs="宋体"/>
            <w:sz w:val="10"/>
            <w:szCs w:val="10"/>
            <w:lang w:val="zh-CN"/>
          </w:rPr>
          <w:t>年</w:t>
        </w:r>
      </w:ins>
      <w:ins w:id="138" w:author="微软用户" w:date="2009-12-26T09:08:00Z">
        <w:r>
          <w:rPr>
            <w:sz w:val="10"/>
            <w:szCs w:val="10"/>
          </w:rPr>
          <w:t>8</w:t>
        </w:r>
      </w:ins>
      <w:ins w:id="139" w:author="微软用户" w:date="2009-12-26T09:08:00Z">
        <w:r>
          <w:rPr>
            <w:rFonts w:hint="eastAsia" w:ascii="宋体" w:cs="宋体"/>
            <w:sz w:val="10"/>
            <w:szCs w:val="10"/>
            <w:lang w:val="zh-CN"/>
          </w:rPr>
          <w:t>月</w:t>
        </w:r>
      </w:ins>
      <w:ins w:id="140" w:author="微软用户" w:date="2009-12-26T09:08:00Z">
        <w:r>
          <w:rPr>
            <w:sz w:val="10"/>
            <w:szCs w:val="10"/>
          </w:rPr>
          <w:t>21</w:t>
        </w:r>
      </w:ins>
      <w:ins w:id="141" w:author="微软用户" w:date="2009-12-26T09:08:00Z">
        <w:r>
          <w:rPr>
            <w:rFonts w:hint="eastAsia" w:ascii="宋体" w:cs="宋体"/>
            <w:sz w:val="10"/>
            <w:szCs w:val="10"/>
            <w:lang w:val="zh-CN"/>
          </w:rPr>
          <w:t>日《中国共产党的政治任务与策略的议决案》</w:t>
        </w:r>
      </w:ins>
    </w:p>
    <w:p>
      <w:pPr>
        <w:autoSpaceDE w:val="0"/>
        <w:autoSpaceDN w:val="0"/>
        <w:bidi w:val="0"/>
        <w:adjustRightInd w:val="0"/>
        <w:spacing w:line="240" w:lineRule="auto"/>
        <w:rPr>
          <w:ins w:id="142" w:author="微软用户" w:date="2009-12-26T09:08:00Z"/>
          <w:sz w:val="10"/>
          <w:szCs w:val="10"/>
        </w:rPr>
      </w:pPr>
      <w:ins w:id="143" w:author="微软用户" w:date="2009-12-26T09:08:00Z">
        <w:r>
          <w:rPr>
            <w:rFonts w:hint="eastAsia" w:ascii="宋体" w:cs="宋体"/>
            <w:sz w:val="10"/>
            <w:szCs w:val="10"/>
            <w:lang w:val="zh-CN"/>
          </w:rPr>
          <w:t>材料</w:t>
        </w:r>
      </w:ins>
      <w:ins w:id="144" w:author="微软用户" w:date="2009-12-26T09:08:00Z">
        <w:r>
          <w:rPr>
            <w:sz w:val="10"/>
            <w:szCs w:val="10"/>
          </w:rPr>
          <w:t>3</w:t>
        </w:r>
      </w:ins>
      <w:ins w:id="145" w:author="微软用户" w:date="2009-12-26T09:08:00Z">
        <w:r>
          <w:rPr>
            <w:rFonts w:hint="eastAsia" w:ascii="宋体" w:cs="宋体"/>
            <w:sz w:val="10"/>
            <w:szCs w:val="10"/>
            <w:lang w:val="zh-CN"/>
          </w:rPr>
          <w:t>：党的策略路线，是在发动、团结与组织全中国全民族一切革命力量去反对当前主要的敌人</w:t>
        </w:r>
      </w:ins>
      <w:ins w:id="146" w:author="微软用户" w:date="2009-12-26T09:08:00Z">
        <w:r>
          <w:rPr>
            <w:rFonts w:ascii="宋体"/>
            <w:sz w:val="10"/>
            <w:szCs w:val="10"/>
            <w:lang w:val="zh-CN"/>
          </w:rPr>
          <w:t>——</w:t>
        </w:r>
      </w:ins>
      <w:ins w:id="147" w:author="微软用户" w:date="2009-12-26T09:08:00Z">
        <w:r>
          <w:rPr>
            <w:rFonts w:hint="eastAsia" w:ascii="宋体" w:cs="宋体"/>
            <w:sz w:val="10"/>
            <w:szCs w:val="10"/>
            <w:lang w:val="zh-CN"/>
          </w:rPr>
          <w:t>日本帝国主义与卖国贼头子蒋介石。只有最广泛的反日民族统一战线（下层的与上层的），才能战胜日本帝国主义与其走狗蒋介石。</w:t>
        </w:r>
      </w:ins>
    </w:p>
    <w:p>
      <w:pPr>
        <w:autoSpaceDE w:val="0"/>
        <w:autoSpaceDN w:val="0"/>
        <w:bidi w:val="0"/>
        <w:adjustRightInd w:val="0"/>
        <w:spacing w:line="240" w:lineRule="auto"/>
        <w:rPr>
          <w:ins w:id="148" w:author="微软用户" w:date="2009-12-26T09:08:00Z"/>
          <w:sz w:val="10"/>
          <w:szCs w:val="10"/>
        </w:rPr>
      </w:pPr>
      <w:ins w:id="149" w:author="微软用户" w:date="2009-12-26T09:08:00Z">
        <w:r>
          <w:rPr>
            <w:sz w:val="10"/>
            <w:szCs w:val="10"/>
          </w:rPr>
          <w:t xml:space="preserve">                   </w:t>
        </w:r>
      </w:ins>
      <w:ins w:id="150" w:author="微软用户" w:date="2009-12-26T09:08:00Z">
        <w:r>
          <w:rPr>
            <w:rFonts w:cs="宋体"/>
            <w:sz w:val="10"/>
            <w:szCs w:val="10"/>
          </w:rPr>
          <w:t>——</w:t>
        </w:r>
      </w:ins>
      <w:ins w:id="151" w:author="微软用户" w:date="2009-12-26T09:08:00Z">
        <w:r>
          <w:rPr>
            <w:rFonts w:hint="eastAsia" w:ascii="宋体" w:cs="宋体"/>
            <w:sz w:val="10"/>
            <w:szCs w:val="10"/>
            <w:lang w:val="zh-CN"/>
          </w:rPr>
          <w:t>摘自</w:t>
        </w:r>
      </w:ins>
      <w:ins w:id="152" w:author="微软用户" w:date="2009-12-26T09:08:00Z">
        <w:r>
          <w:rPr>
            <w:sz w:val="10"/>
            <w:szCs w:val="10"/>
          </w:rPr>
          <w:t>1935</w:t>
        </w:r>
      </w:ins>
      <w:ins w:id="153" w:author="微软用户" w:date="2009-12-26T09:08:00Z">
        <w:r>
          <w:rPr>
            <w:rFonts w:hint="eastAsia" w:ascii="宋体" w:cs="宋体"/>
            <w:sz w:val="10"/>
            <w:szCs w:val="10"/>
            <w:lang w:val="zh-CN"/>
          </w:rPr>
          <w:t>年</w:t>
        </w:r>
      </w:ins>
      <w:ins w:id="154" w:author="微软用户" w:date="2009-12-26T09:08:00Z">
        <w:r>
          <w:rPr>
            <w:sz w:val="10"/>
            <w:szCs w:val="10"/>
          </w:rPr>
          <w:t>12</w:t>
        </w:r>
      </w:ins>
      <w:ins w:id="155" w:author="微软用户" w:date="2009-12-26T09:08:00Z">
        <w:r>
          <w:rPr>
            <w:rFonts w:hint="eastAsia" w:ascii="宋体" w:cs="宋体"/>
            <w:sz w:val="10"/>
            <w:szCs w:val="10"/>
            <w:lang w:val="zh-CN"/>
          </w:rPr>
          <w:t>月</w:t>
        </w:r>
      </w:ins>
      <w:ins w:id="156" w:author="微软用户" w:date="2009-12-26T09:08:00Z">
        <w:r>
          <w:rPr>
            <w:sz w:val="10"/>
            <w:szCs w:val="10"/>
          </w:rPr>
          <w:t>25</w:t>
        </w:r>
      </w:ins>
      <w:ins w:id="157" w:author="微软用户" w:date="2009-12-26T09:08:00Z">
        <w:r>
          <w:rPr>
            <w:rFonts w:hint="eastAsia" w:ascii="宋体" w:cs="宋体"/>
            <w:sz w:val="10"/>
            <w:szCs w:val="10"/>
            <w:lang w:val="zh-CN"/>
          </w:rPr>
          <w:t>日《中央关于目前政治形势与党的任务决议》</w:t>
        </w:r>
      </w:ins>
    </w:p>
    <w:p>
      <w:pPr>
        <w:autoSpaceDE w:val="0"/>
        <w:autoSpaceDN w:val="0"/>
        <w:bidi w:val="0"/>
        <w:adjustRightInd w:val="0"/>
        <w:spacing w:line="240" w:lineRule="auto"/>
        <w:rPr>
          <w:ins w:id="158" w:author="微软用户" w:date="2009-12-26T09:08:00Z"/>
          <w:sz w:val="10"/>
          <w:szCs w:val="10"/>
        </w:rPr>
      </w:pPr>
      <w:ins w:id="159" w:author="微软用户" w:date="2009-12-26T09:08:00Z">
        <w:r>
          <w:rPr>
            <w:rFonts w:hint="eastAsia" w:ascii="宋体" w:cs="宋体"/>
            <w:sz w:val="10"/>
            <w:szCs w:val="10"/>
            <w:lang w:val="zh-CN"/>
          </w:rPr>
          <w:t>材料</w:t>
        </w:r>
      </w:ins>
      <w:ins w:id="160" w:author="微软用户" w:date="2009-12-26T09:08:00Z">
        <w:r>
          <w:rPr>
            <w:sz w:val="10"/>
            <w:szCs w:val="10"/>
          </w:rPr>
          <w:t>4</w:t>
        </w:r>
      </w:ins>
      <w:ins w:id="161" w:author="微软用户" w:date="2009-12-26T09:08:00Z">
        <w:r>
          <w:rPr>
            <w:rFonts w:hint="eastAsia" w:ascii="宋体" w:cs="宋体"/>
            <w:sz w:val="10"/>
            <w:szCs w:val="10"/>
            <w:lang w:val="zh-CN"/>
          </w:rPr>
          <w:t>：在日本帝国主义继续进攻，全国民族革命运动继续发展的条件下，国民党中央军全部或其大部有参加抗日的可能。我们的总方针应是逼蒋抗日。一方面继续揭破他们的每一退让、妥协、丧权辱国的言论与行动，另一方面要向他们提议与要求建立抗日的统一战线，订立抗日的协定。</w:t>
        </w:r>
      </w:ins>
    </w:p>
    <w:p>
      <w:pPr>
        <w:autoSpaceDE w:val="0"/>
        <w:autoSpaceDN w:val="0"/>
        <w:bidi w:val="0"/>
        <w:adjustRightInd w:val="0"/>
        <w:spacing w:line="240" w:lineRule="auto"/>
        <w:rPr>
          <w:ins w:id="162" w:author="微软用户" w:date="2009-12-26T09:08:00Z"/>
          <w:sz w:val="10"/>
          <w:szCs w:val="10"/>
        </w:rPr>
      </w:pPr>
      <w:ins w:id="163" w:author="微软用户" w:date="2009-12-26T09:08:00Z">
        <w:r>
          <w:rPr>
            <w:sz w:val="10"/>
            <w:szCs w:val="10"/>
          </w:rPr>
          <w:t xml:space="preserve">                  </w:t>
        </w:r>
      </w:ins>
      <w:ins w:id="164" w:author="微软用户" w:date="2009-12-26T09:08:00Z">
        <w:r>
          <w:rPr>
            <w:rFonts w:cs="宋体"/>
            <w:sz w:val="10"/>
            <w:szCs w:val="10"/>
          </w:rPr>
          <w:t>——</w:t>
        </w:r>
      </w:ins>
      <w:ins w:id="165" w:author="微软用户" w:date="2009-12-26T09:08:00Z">
        <w:r>
          <w:rPr>
            <w:rFonts w:hint="eastAsia" w:ascii="宋体" w:cs="宋体"/>
            <w:sz w:val="10"/>
            <w:szCs w:val="10"/>
            <w:lang w:val="zh-CN"/>
          </w:rPr>
          <w:t>摘自</w:t>
        </w:r>
      </w:ins>
      <w:ins w:id="166" w:author="微软用户" w:date="2009-12-26T09:08:00Z">
        <w:r>
          <w:rPr>
            <w:sz w:val="10"/>
            <w:szCs w:val="10"/>
          </w:rPr>
          <w:t>1936</w:t>
        </w:r>
      </w:ins>
      <w:ins w:id="167" w:author="微软用户" w:date="2009-12-26T09:08:00Z">
        <w:r>
          <w:rPr>
            <w:rFonts w:hint="eastAsia" w:ascii="宋体" w:cs="宋体"/>
            <w:sz w:val="10"/>
            <w:szCs w:val="10"/>
            <w:lang w:val="zh-CN"/>
          </w:rPr>
          <w:t>年</w:t>
        </w:r>
      </w:ins>
      <w:ins w:id="168" w:author="微软用户" w:date="2009-12-26T09:08:00Z">
        <w:r>
          <w:rPr>
            <w:sz w:val="10"/>
            <w:szCs w:val="10"/>
          </w:rPr>
          <w:t>9</w:t>
        </w:r>
      </w:ins>
      <w:ins w:id="169" w:author="微软用户" w:date="2009-12-26T09:08:00Z">
        <w:r>
          <w:rPr>
            <w:rFonts w:hint="eastAsia" w:ascii="宋体" w:cs="宋体"/>
            <w:sz w:val="10"/>
            <w:szCs w:val="10"/>
            <w:lang w:val="zh-CN"/>
          </w:rPr>
          <w:t>月</w:t>
        </w:r>
      </w:ins>
      <w:ins w:id="170" w:author="微软用户" w:date="2009-12-26T09:08:00Z">
        <w:r>
          <w:rPr>
            <w:sz w:val="10"/>
            <w:szCs w:val="10"/>
          </w:rPr>
          <w:t>1</w:t>
        </w:r>
      </w:ins>
      <w:ins w:id="171" w:author="微软用户" w:date="2009-12-26T09:08:00Z">
        <w:r>
          <w:rPr>
            <w:rFonts w:hint="eastAsia" w:ascii="宋体" w:cs="宋体"/>
            <w:sz w:val="10"/>
            <w:szCs w:val="10"/>
            <w:lang w:val="zh-CN"/>
          </w:rPr>
          <w:t>日《中央关于逼蒋抗日问题的指示》</w:t>
        </w:r>
      </w:ins>
    </w:p>
    <w:p>
      <w:pPr>
        <w:autoSpaceDE w:val="0"/>
        <w:autoSpaceDN w:val="0"/>
        <w:bidi w:val="0"/>
        <w:adjustRightInd w:val="0"/>
        <w:spacing w:line="240" w:lineRule="auto"/>
        <w:rPr>
          <w:ins w:id="172" w:author="微软用户" w:date="2009-12-26T09:08:00Z"/>
          <w:sz w:val="10"/>
          <w:szCs w:val="10"/>
        </w:rPr>
      </w:pPr>
      <w:ins w:id="173" w:author="微软用户" w:date="2009-12-26T09:08:00Z">
        <w:r>
          <w:rPr>
            <w:rFonts w:hint="eastAsia" w:ascii="宋体" w:cs="宋体"/>
            <w:sz w:val="10"/>
            <w:szCs w:val="10"/>
            <w:lang w:val="zh-CN"/>
          </w:rPr>
          <w:t>材料</w:t>
        </w:r>
      </w:ins>
      <w:ins w:id="174" w:author="微软用户" w:date="2009-12-26T09:08:00Z">
        <w:r>
          <w:rPr>
            <w:sz w:val="10"/>
            <w:szCs w:val="10"/>
          </w:rPr>
          <w:t>5</w:t>
        </w:r>
      </w:ins>
      <w:ins w:id="175" w:author="微软用户" w:date="2009-12-26T09:08:00Z">
        <w:r>
          <w:rPr>
            <w:rFonts w:hint="eastAsia" w:ascii="宋体" w:cs="宋体"/>
            <w:sz w:val="10"/>
            <w:szCs w:val="10"/>
            <w:lang w:val="zh-CN"/>
          </w:rPr>
          <w:t>：西安事变发生后，本党本此方针，调解双方冲突，使内战得以避免，和平获得最后的胜利。本党对于联合全民族一致抗日的忠诚，至此才为全国各界所了解。西安事变的和平解决，无疑的是全中国民族的胜利，也是本党新政策的胜利。</w:t>
        </w:r>
      </w:ins>
    </w:p>
    <w:p>
      <w:pPr>
        <w:autoSpaceDE w:val="0"/>
        <w:autoSpaceDN w:val="0"/>
        <w:bidi w:val="0"/>
        <w:adjustRightInd w:val="0"/>
        <w:spacing w:line="240" w:lineRule="auto"/>
        <w:rPr>
          <w:ins w:id="176" w:author="微软用户" w:date="2009-12-26T09:08:00Z"/>
          <w:sz w:val="10"/>
          <w:szCs w:val="10"/>
        </w:rPr>
      </w:pPr>
      <w:ins w:id="177" w:author="微软用户" w:date="2009-12-26T09:08:00Z">
        <w:r>
          <w:rPr>
            <w:sz w:val="10"/>
            <w:szCs w:val="10"/>
          </w:rPr>
          <w:t xml:space="preserve">                        </w:t>
        </w:r>
      </w:ins>
      <w:ins w:id="178" w:author="微软用户" w:date="2009-12-26T09:08:00Z">
        <w:r>
          <w:rPr>
            <w:rFonts w:cs="宋体"/>
            <w:sz w:val="10"/>
            <w:szCs w:val="10"/>
          </w:rPr>
          <w:t>——</w:t>
        </w:r>
      </w:ins>
      <w:ins w:id="179" w:author="微软用户" w:date="2009-12-26T09:08:00Z">
        <w:r>
          <w:rPr>
            <w:rFonts w:hint="eastAsia" w:ascii="宋体" w:cs="宋体"/>
            <w:sz w:val="10"/>
            <w:szCs w:val="10"/>
            <w:lang w:val="zh-CN"/>
          </w:rPr>
          <w:t>摘自</w:t>
        </w:r>
      </w:ins>
      <w:ins w:id="180" w:author="微软用户" w:date="2009-12-26T09:08:00Z">
        <w:r>
          <w:rPr>
            <w:sz w:val="10"/>
            <w:szCs w:val="10"/>
          </w:rPr>
          <w:t>1937</w:t>
        </w:r>
      </w:ins>
      <w:ins w:id="181" w:author="微软用户" w:date="2009-12-26T09:08:00Z">
        <w:r>
          <w:rPr>
            <w:rFonts w:hint="eastAsia" w:ascii="宋体" w:cs="宋体"/>
            <w:sz w:val="10"/>
            <w:szCs w:val="10"/>
            <w:lang w:val="zh-CN"/>
          </w:rPr>
          <w:t>年</w:t>
        </w:r>
      </w:ins>
      <w:ins w:id="182" w:author="微软用户" w:date="2009-12-26T09:08:00Z">
        <w:r>
          <w:rPr>
            <w:sz w:val="10"/>
            <w:szCs w:val="10"/>
          </w:rPr>
          <w:t>4</w:t>
        </w:r>
      </w:ins>
      <w:ins w:id="183" w:author="微软用户" w:date="2009-12-26T09:08:00Z">
        <w:r>
          <w:rPr>
            <w:rFonts w:hint="eastAsia" w:ascii="宋体" w:cs="宋体"/>
            <w:sz w:val="10"/>
            <w:szCs w:val="10"/>
            <w:lang w:val="zh-CN"/>
          </w:rPr>
          <w:t>月</w:t>
        </w:r>
      </w:ins>
      <w:ins w:id="184" w:author="微软用户" w:date="2009-12-26T09:08:00Z">
        <w:r>
          <w:rPr>
            <w:sz w:val="10"/>
            <w:szCs w:val="10"/>
          </w:rPr>
          <w:t>15</w:t>
        </w:r>
      </w:ins>
      <w:ins w:id="185" w:author="微软用户" w:date="2009-12-26T09:08:00Z">
        <w:r>
          <w:rPr>
            <w:rFonts w:hint="eastAsia" w:ascii="宋体" w:cs="宋体"/>
            <w:sz w:val="10"/>
            <w:szCs w:val="10"/>
            <w:lang w:val="zh-CN"/>
          </w:rPr>
          <w:t>日《中央委员会告全党同志书》</w:t>
        </w:r>
      </w:ins>
    </w:p>
    <w:p>
      <w:pPr>
        <w:autoSpaceDE w:val="0"/>
        <w:autoSpaceDN w:val="0"/>
        <w:bidi w:val="0"/>
        <w:adjustRightInd w:val="0"/>
        <w:spacing w:line="240" w:lineRule="auto"/>
        <w:rPr>
          <w:ins w:id="186" w:author="微软用户" w:date="2009-12-26T09:08:00Z"/>
          <w:rFonts w:ascii="宋体" w:cs="宋体"/>
          <w:sz w:val="10"/>
          <w:szCs w:val="10"/>
        </w:rPr>
      </w:pPr>
      <w:ins w:id="187" w:author="微软用户" w:date="2009-12-26T09:08:00Z">
        <w:r>
          <w:rPr>
            <w:rFonts w:hint="eastAsia" w:ascii="宋体" w:cs="宋体"/>
            <w:sz w:val="10"/>
            <w:szCs w:val="10"/>
            <w:lang w:val="zh-CN"/>
          </w:rPr>
          <w:t>请回答</w:t>
        </w:r>
      </w:ins>
      <w:ins w:id="188" w:author="微软用户" w:date="2009-12-26T09:08:00Z">
        <w:r>
          <w:rPr>
            <w:rFonts w:hint="eastAsia" w:ascii="宋体" w:hAnsi="宋体" w:cs="宋体"/>
            <w:sz w:val="10"/>
            <w:szCs w:val="10"/>
            <w:lang w:val="zh-CN"/>
          </w:rPr>
          <w:t>：</w:t>
        </w:r>
      </w:ins>
      <w:ins w:id="189" w:author="微软用户" w:date="2009-12-26T09:08:00Z">
        <w:r>
          <w:rPr>
            <w:rFonts w:hint="eastAsia" w:ascii="宋体" w:hAnsi="宋体" w:cs="宋体"/>
            <w:sz w:val="10"/>
            <w:szCs w:val="10"/>
          </w:rPr>
          <w:t>①</w:t>
        </w:r>
      </w:ins>
      <w:ins w:id="190" w:author="微软用户" w:date="2009-12-26T09:08:00Z">
        <w:r>
          <w:rPr>
            <w:rFonts w:hint="eastAsia" w:ascii="宋体" w:cs="宋体"/>
            <w:sz w:val="10"/>
            <w:szCs w:val="10"/>
            <w:lang w:val="zh-CN"/>
          </w:rPr>
          <w:t>比较材料</w:t>
        </w:r>
      </w:ins>
      <w:ins w:id="191" w:author="微软用户" w:date="2009-12-26T09:08:00Z">
        <w:r>
          <w:rPr>
            <w:sz w:val="10"/>
            <w:szCs w:val="10"/>
          </w:rPr>
          <w:t>1</w:t>
        </w:r>
      </w:ins>
      <w:ins w:id="192" w:author="微软用户" w:date="2009-12-26T09:08:00Z">
        <w:r>
          <w:rPr>
            <w:rFonts w:hint="eastAsia" w:ascii="宋体" w:cs="宋体"/>
            <w:sz w:val="10"/>
            <w:szCs w:val="10"/>
            <w:lang w:val="zh-CN"/>
          </w:rPr>
          <w:t>、</w:t>
        </w:r>
      </w:ins>
      <w:ins w:id="193" w:author="微软用户" w:date="2009-12-26T09:08:00Z">
        <w:r>
          <w:rPr>
            <w:sz w:val="10"/>
            <w:szCs w:val="10"/>
          </w:rPr>
          <w:t>2</w:t>
        </w:r>
      </w:ins>
      <w:ins w:id="194" w:author="微软用户" w:date="2009-12-26T09:08:00Z">
        <w:r>
          <w:rPr>
            <w:rFonts w:hint="eastAsia" w:ascii="宋体" w:cs="宋体"/>
            <w:sz w:val="10"/>
            <w:szCs w:val="10"/>
            <w:lang w:val="zh-CN"/>
          </w:rPr>
          <w:t>、</w:t>
        </w:r>
      </w:ins>
      <w:ins w:id="195" w:author="微软用户" w:date="2009-12-26T09:08:00Z">
        <w:r>
          <w:rPr>
            <w:sz w:val="10"/>
            <w:szCs w:val="10"/>
          </w:rPr>
          <w:t>3</w:t>
        </w:r>
      </w:ins>
      <w:ins w:id="196" w:author="微软用户" w:date="2009-12-26T09:08:00Z">
        <w:r>
          <w:rPr>
            <w:rFonts w:hint="eastAsia" w:ascii="宋体" w:cs="宋体"/>
            <w:sz w:val="10"/>
            <w:szCs w:val="10"/>
            <w:lang w:val="zh-CN"/>
          </w:rPr>
          <w:t>、</w:t>
        </w:r>
      </w:ins>
      <w:ins w:id="197" w:author="微软用户" w:date="2009-12-26T09:08:00Z">
        <w:r>
          <w:rPr>
            <w:sz w:val="10"/>
            <w:szCs w:val="10"/>
          </w:rPr>
          <w:t>4</w:t>
        </w:r>
      </w:ins>
      <w:ins w:id="198" w:author="微软用户" w:date="2009-12-26T09:08:00Z">
        <w:r>
          <w:rPr>
            <w:rFonts w:hint="eastAsia" w:ascii="宋体" w:cs="宋体"/>
            <w:sz w:val="10"/>
            <w:szCs w:val="10"/>
            <w:lang w:val="zh-CN"/>
          </w:rPr>
          <w:t>、</w:t>
        </w:r>
      </w:ins>
      <w:ins w:id="199" w:author="微软用户" w:date="2009-12-26T09:08:00Z">
        <w:r>
          <w:rPr>
            <w:sz w:val="10"/>
            <w:szCs w:val="10"/>
          </w:rPr>
          <w:t>5</w:t>
        </w:r>
      </w:ins>
      <w:ins w:id="200" w:author="微软用户" w:date="2009-12-26T09:08:00Z">
        <w:r>
          <w:rPr>
            <w:rFonts w:hint="eastAsia" w:ascii="宋体" w:cs="宋体"/>
            <w:sz w:val="10"/>
            <w:szCs w:val="10"/>
            <w:lang w:val="zh-CN"/>
          </w:rPr>
          <w:t>，指出党的策略有何变化？</w:t>
        </w:r>
      </w:ins>
      <w:ins w:id="201" w:author="微软用户" w:date="2009-12-26T09:08:00Z">
        <w:r>
          <w:rPr>
            <w:rFonts w:hint="eastAsia" w:ascii="宋体" w:cs="宋体"/>
            <w:sz w:val="10"/>
            <w:szCs w:val="10"/>
            <w:highlight w:val="yellow"/>
            <w:lang w:val="zh-CN"/>
          </w:rPr>
          <w:t>（</w:t>
        </w:r>
      </w:ins>
      <w:ins w:id="202" w:author="微软用户" w:date="2009-12-26T09:08:00Z">
        <w:r>
          <w:rPr>
            <w:rFonts w:ascii="宋体" w:cs="宋体"/>
            <w:sz w:val="10"/>
            <w:szCs w:val="10"/>
            <w:highlight w:val="yellow"/>
            <w:lang w:val="zh-CN"/>
          </w:rPr>
          <w:t>5</w:t>
        </w:r>
      </w:ins>
      <w:ins w:id="203" w:author="微软用户" w:date="2009-12-26T09:08:00Z">
        <w:r>
          <w:rPr>
            <w:rFonts w:hint="eastAsia" w:ascii="宋体" w:cs="宋体"/>
            <w:sz w:val="10"/>
            <w:szCs w:val="10"/>
            <w:highlight w:val="yellow"/>
            <w:lang w:val="zh-CN"/>
          </w:rPr>
          <w:t>）</w:t>
        </w:r>
      </w:ins>
    </w:p>
    <w:p>
      <w:pPr>
        <w:autoSpaceDE w:val="0"/>
        <w:autoSpaceDN w:val="0"/>
        <w:bidi w:val="0"/>
        <w:adjustRightInd w:val="0"/>
        <w:spacing w:line="240" w:lineRule="auto"/>
        <w:rPr>
          <w:ins w:id="204" w:author="微软用户" w:date="2009-12-26T09:08:00Z"/>
          <w:rFonts w:ascii="宋体" w:cs="宋体"/>
          <w:sz w:val="10"/>
          <w:szCs w:val="10"/>
        </w:rPr>
      </w:pPr>
      <w:ins w:id="205" w:author="微软用户" w:date="2009-12-26T09:08:00Z">
        <w:r>
          <w:rPr>
            <w:rFonts w:hint="eastAsia" w:ascii="宋体" w:hAnsi="宋体" w:cs="宋体"/>
            <w:sz w:val="10"/>
            <w:szCs w:val="10"/>
          </w:rPr>
          <w:t>②</w:t>
        </w:r>
      </w:ins>
      <w:ins w:id="206" w:author="微软用户" w:date="2009-12-26T09:08:00Z">
        <w:r>
          <w:rPr>
            <w:rFonts w:hint="eastAsia" w:ascii="宋体" w:cs="宋体"/>
            <w:sz w:val="10"/>
            <w:szCs w:val="10"/>
            <w:lang w:val="zh-CN"/>
          </w:rPr>
          <w:t>根据材料</w:t>
        </w:r>
      </w:ins>
      <w:ins w:id="207" w:author="微软用户" w:date="2009-12-26T09:08:00Z">
        <w:r>
          <w:rPr>
            <w:sz w:val="10"/>
            <w:szCs w:val="10"/>
          </w:rPr>
          <w:t>3</w:t>
        </w:r>
      </w:ins>
      <w:ins w:id="208" w:author="微软用户" w:date="2009-12-26T09:08:00Z">
        <w:r>
          <w:rPr>
            <w:rFonts w:hint="eastAsia" w:ascii="宋体" w:cs="宋体"/>
            <w:sz w:val="10"/>
            <w:szCs w:val="10"/>
            <w:lang w:val="zh-CN"/>
          </w:rPr>
          <w:t>、</w:t>
        </w:r>
      </w:ins>
      <w:ins w:id="209" w:author="微软用户" w:date="2009-12-26T09:08:00Z">
        <w:r>
          <w:rPr>
            <w:sz w:val="10"/>
            <w:szCs w:val="10"/>
          </w:rPr>
          <w:t>4</w:t>
        </w:r>
      </w:ins>
      <w:ins w:id="210" w:author="微软用户" w:date="2009-12-26T09:08:00Z">
        <w:r>
          <w:rPr>
            <w:rFonts w:hint="eastAsia" w:ascii="宋体" w:cs="宋体"/>
            <w:sz w:val="10"/>
            <w:szCs w:val="10"/>
            <w:lang w:val="zh-CN"/>
          </w:rPr>
          <w:t>、</w:t>
        </w:r>
      </w:ins>
      <w:ins w:id="211" w:author="微软用户" w:date="2009-12-26T09:08:00Z">
        <w:r>
          <w:rPr>
            <w:sz w:val="10"/>
            <w:szCs w:val="10"/>
          </w:rPr>
          <w:t>5</w:t>
        </w:r>
      </w:ins>
      <w:ins w:id="212" w:author="微软用户" w:date="2009-12-26T09:08:00Z">
        <w:r>
          <w:rPr>
            <w:rFonts w:hint="eastAsia" w:ascii="宋体" w:cs="宋体"/>
            <w:sz w:val="10"/>
            <w:szCs w:val="10"/>
            <w:lang w:val="zh-CN"/>
          </w:rPr>
          <w:t>，说明党的统一战线政策发生重大转变的客观依据。</w:t>
        </w:r>
      </w:ins>
      <w:ins w:id="213" w:author="微软用户" w:date="2009-12-26T09:08:00Z">
        <w:r>
          <w:rPr>
            <w:rFonts w:hint="eastAsia" w:ascii="宋体" w:cs="宋体"/>
            <w:sz w:val="10"/>
            <w:szCs w:val="10"/>
            <w:highlight w:val="yellow"/>
            <w:lang w:val="zh-CN"/>
          </w:rPr>
          <w:t>（</w:t>
        </w:r>
      </w:ins>
      <w:ins w:id="214" w:author="微软用户" w:date="2009-12-26T09:08:00Z">
        <w:r>
          <w:rPr>
            <w:rFonts w:ascii="宋体" w:cs="宋体"/>
            <w:sz w:val="10"/>
            <w:szCs w:val="10"/>
            <w:highlight w:val="yellow"/>
            <w:lang w:val="zh-CN"/>
          </w:rPr>
          <w:t>5</w:t>
        </w:r>
      </w:ins>
      <w:ins w:id="215" w:author="微软用户" w:date="2009-12-26T09:08:00Z">
        <w:r>
          <w:rPr>
            <w:rFonts w:hint="eastAsia" w:ascii="宋体" w:cs="宋体"/>
            <w:sz w:val="10"/>
            <w:szCs w:val="10"/>
            <w:highlight w:val="yellow"/>
            <w:lang w:val="zh-CN"/>
          </w:rPr>
          <w:t>）</w:t>
        </w:r>
      </w:ins>
    </w:p>
    <w:p>
      <w:pPr>
        <w:autoSpaceDE w:val="0"/>
        <w:autoSpaceDN w:val="0"/>
        <w:bidi w:val="0"/>
        <w:adjustRightInd w:val="0"/>
        <w:spacing w:line="240" w:lineRule="auto"/>
        <w:rPr>
          <w:ins w:id="216" w:author="微软用户" w:date="2009-12-26T09:08:00Z"/>
          <w:sz w:val="10"/>
          <w:szCs w:val="10"/>
        </w:rPr>
      </w:pPr>
      <w:ins w:id="217" w:author="微软用户" w:date="2009-12-26T09:08:00Z">
        <w:r>
          <w:rPr>
            <w:rFonts w:hint="eastAsia" w:ascii="宋体" w:hAnsi="宋体" w:cs="宋体"/>
            <w:sz w:val="10"/>
            <w:szCs w:val="10"/>
          </w:rPr>
          <w:t>③</w:t>
        </w:r>
      </w:ins>
      <w:ins w:id="218" w:author="微软用户" w:date="2009-12-26T09:08:00Z">
        <w:r>
          <w:rPr>
            <w:rFonts w:hint="eastAsia" w:ascii="宋体" w:cs="宋体"/>
            <w:sz w:val="10"/>
            <w:szCs w:val="10"/>
            <w:lang w:val="zh-CN"/>
          </w:rPr>
          <w:t>结合上述材料，指出为什么党在不同历史时期都十分重视统一战线问题？</w:t>
        </w:r>
      </w:ins>
      <w:ins w:id="219" w:author="微软用户" w:date="2009-12-26T09:08:00Z">
        <w:r>
          <w:rPr>
            <w:rFonts w:hint="eastAsia" w:ascii="宋体" w:cs="宋体"/>
            <w:sz w:val="10"/>
            <w:szCs w:val="10"/>
            <w:highlight w:val="yellow"/>
            <w:lang w:val="zh-CN"/>
          </w:rPr>
          <w:t>（</w:t>
        </w:r>
      </w:ins>
      <w:ins w:id="220" w:author="微软用户" w:date="2009-12-26T09:08:00Z">
        <w:r>
          <w:rPr>
            <w:rFonts w:ascii="宋体" w:cs="宋体"/>
            <w:sz w:val="10"/>
            <w:szCs w:val="10"/>
            <w:highlight w:val="yellow"/>
            <w:lang w:val="zh-CN"/>
          </w:rPr>
          <w:t>5</w:t>
        </w:r>
      </w:ins>
      <w:ins w:id="221" w:author="微软用户" w:date="2009-12-26T09:08:00Z">
        <w:r>
          <w:rPr>
            <w:rFonts w:hint="eastAsia" w:ascii="宋体" w:cs="宋体"/>
            <w:sz w:val="10"/>
            <w:szCs w:val="10"/>
            <w:highlight w:val="yellow"/>
            <w:lang w:val="zh-CN"/>
          </w:rPr>
          <w:t>）</w:t>
        </w:r>
      </w:ins>
    </w:p>
    <w:p>
      <w:pPr>
        <w:autoSpaceDE w:val="0"/>
        <w:autoSpaceDN w:val="0"/>
        <w:bidi w:val="0"/>
        <w:adjustRightInd w:val="0"/>
        <w:spacing w:line="240" w:lineRule="auto"/>
        <w:rPr>
          <w:ins w:id="222" w:author="微软用户" w:date="2009-12-26T09:08:00Z"/>
          <w:rFonts w:hint="eastAsia" w:ascii="宋体" w:cs="宋体"/>
          <w:b/>
          <w:sz w:val="10"/>
          <w:szCs w:val="10"/>
          <w:lang w:val="zh-CN"/>
        </w:rPr>
      </w:pPr>
    </w:p>
    <w:p>
      <w:pPr>
        <w:autoSpaceDE w:val="0"/>
        <w:autoSpaceDN w:val="0"/>
        <w:bidi w:val="0"/>
        <w:adjustRightInd w:val="0"/>
        <w:spacing w:line="240" w:lineRule="auto"/>
        <w:rPr>
          <w:ins w:id="223" w:author="微软用户" w:date="2009-12-26T09:08:00Z"/>
          <w:rFonts w:ascii="宋体" w:cs="宋体"/>
          <w:b/>
          <w:sz w:val="10"/>
          <w:szCs w:val="10"/>
        </w:rPr>
      </w:pPr>
      <w:ins w:id="224" w:author="微软用户" w:date="2009-12-26T09:08:00Z">
        <w:r>
          <w:rPr>
            <w:rFonts w:hint="eastAsia" w:ascii="宋体" w:cs="宋体"/>
            <w:b/>
            <w:sz w:val="10"/>
            <w:szCs w:val="10"/>
            <w:lang w:val="zh-CN"/>
          </w:rPr>
          <w:t>参考答案：</w:t>
        </w:r>
      </w:ins>
    </w:p>
    <w:p>
      <w:pPr>
        <w:autoSpaceDE w:val="0"/>
        <w:autoSpaceDN w:val="0"/>
        <w:bidi w:val="0"/>
        <w:adjustRightInd w:val="0"/>
        <w:spacing w:line="240" w:lineRule="auto"/>
        <w:ind w:firstLine="200" w:firstLineChars="200"/>
        <w:rPr>
          <w:ins w:id="225" w:author="微软用户" w:date="2009-12-26T09:08:00Z"/>
          <w:rFonts w:ascii="宋体" w:cs="宋体"/>
          <w:sz w:val="10"/>
          <w:szCs w:val="10"/>
        </w:rPr>
      </w:pPr>
      <w:ins w:id="226" w:author="微软用户" w:date="2009-12-26T09:08:00Z">
        <w:r>
          <w:rPr>
            <w:rFonts w:hint="eastAsia" w:ascii="宋体" w:hAnsi="宋体" w:cs="宋体"/>
            <w:sz w:val="10"/>
            <w:szCs w:val="10"/>
          </w:rPr>
          <w:t>①</w:t>
        </w:r>
      </w:ins>
      <w:ins w:id="227" w:author="微软用户" w:date="2009-12-26T09:08:00Z">
        <w:r>
          <w:rPr>
            <w:rFonts w:hint="eastAsia" w:ascii="宋体" w:cs="宋体"/>
            <w:sz w:val="10"/>
            <w:szCs w:val="10"/>
            <w:lang w:val="zh-CN"/>
          </w:rPr>
          <w:t>由单纯的下层统一战线到实行上、下层结合的广泛的统一战线；由反蒋抗日到逼蒋抗日；由逼蒋抗日到联蒋抗日。</w:t>
        </w:r>
      </w:ins>
      <w:ins w:id="228" w:author="微软用户" w:date="2009-12-26T09:08:00Z">
        <w:r>
          <w:rPr>
            <w:rFonts w:hint="eastAsia" w:ascii="宋体" w:cs="宋体"/>
            <w:sz w:val="10"/>
            <w:szCs w:val="10"/>
            <w:highlight w:val="yellow"/>
            <w:lang w:val="zh-CN"/>
          </w:rPr>
          <w:t>（</w:t>
        </w:r>
      </w:ins>
      <w:ins w:id="229" w:author="微软用户" w:date="2009-12-26T09:08:00Z">
        <w:r>
          <w:rPr>
            <w:rFonts w:ascii="宋体" w:cs="宋体"/>
            <w:sz w:val="10"/>
            <w:szCs w:val="10"/>
            <w:highlight w:val="yellow"/>
            <w:lang w:val="zh-CN"/>
          </w:rPr>
          <w:t>5</w:t>
        </w:r>
      </w:ins>
      <w:ins w:id="230" w:author="微软用户" w:date="2009-12-26T09:08:00Z">
        <w:r>
          <w:rPr>
            <w:rFonts w:hint="eastAsia" w:ascii="宋体" w:cs="宋体"/>
            <w:sz w:val="10"/>
            <w:szCs w:val="10"/>
            <w:highlight w:val="yellow"/>
            <w:lang w:val="zh-CN"/>
          </w:rPr>
          <w:t>）</w:t>
        </w:r>
      </w:ins>
    </w:p>
    <w:p>
      <w:pPr>
        <w:autoSpaceDE w:val="0"/>
        <w:autoSpaceDN w:val="0"/>
        <w:bidi w:val="0"/>
        <w:adjustRightInd w:val="0"/>
        <w:spacing w:line="240" w:lineRule="auto"/>
        <w:ind w:firstLine="200" w:firstLineChars="200"/>
        <w:rPr>
          <w:ins w:id="231" w:author="微软用户" w:date="2009-12-26T09:08:00Z"/>
          <w:rFonts w:ascii="宋体" w:cs="宋体"/>
          <w:sz w:val="10"/>
          <w:szCs w:val="10"/>
        </w:rPr>
      </w:pPr>
      <w:ins w:id="232" w:author="微软用户" w:date="2009-12-26T09:08:00Z">
        <w:r>
          <w:rPr>
            <w:rFonts w:hint="eastAsia" w:ascii="宋体" w:hAnsi="宋体" w:cs="宋体"/>
            <w:sz w:val="10"/>
            <w:szCs w:val="10"/>
          </w:rPr>
          <w:t>②</w:t>
        </w:r>
      </w:ins>
      <w:ins w:id="233" w:author="微软用户" w:date="2009-12-26T09:08:00Z">
        <w:r>
          <w:rPr>
            <w:rFonts w:hint="eastAsia" w:ascii="宋体" w:cs="宋体"/>
            <w:sz w:val="10"/>
            <w:szCs w:val="10"/>
            <w:lang w:val="zh-CN"/>
          </w:rPr>
          <w:t>日本扩大侵华战争，中日民族矛盾上升为主要矛盾，中国社会阶级关系发生变化，不仅工人、农民、小资产阶级和民族资产阶级要求抗日，而且国民党内部发生了分化，英美派大地主大资产阶级也有参加抗日的可能。</w:t>
        </w:r>
      </w:ins>
      <w:ins w:id="234" w:author="微软用户" w:date="2009-12-26T09:08:00Z">
        <w:r>
          <w:rPr>
            <w:rFonts w:hint="eastAsia" w:ascii="宋体" w:cs="宋体"/>
            <w:sz w:val="10"/>
            <w:szCs w:val="10"/>
            <w:highlight w:val="yellow"/>
            <w:lang w:val="zh-CN"/>
          </w:rPr>
          <w:t>（</w:t>
        </w:r>
      </w:ins>
      <w:ins w:id="235" w:author="微软用户" w:date="2009-12-26T09:08:00Z">
        <w:r>
          <w:rPr>
            <w:rFonts w:ascii="宋体" w:cs="宋体"/>
            <w:sz w:val="10"/>
            <w:szCs w:val="10"/>
            <w:highlight w:val="yellow"/>
            <w:lang w:val="zh-CN"/>
          </w:rPr>
          <w:t>5</w:t>
        </w:r>
      </w:ins>
      <w:ins w:id="236" w:author="微软用户" w:date="2009-12-26T09:08:00Z">
        <w:r>
          <w:rPr>
            <w:rFonts w:hint="eastAsia" w:ascii="宋体" w:cs="宋体"/>
            <w:sz w:val="10"/>
            <w:szCs w:val="10"/>
            <w:highlight w:val="yellow"/>
            <w:lang w:val="zh-CN"/>
          </w:rPr>
          <w:t>）</w:t>
        </w:r>
      </w:ins>
    </w:p>
    <w:p>
      <w:pPr>
        <w:autoSpaceDE w:val="0"/>
        <w:autoSpaceDN w:val="0"/>
        <w:bidi w:val="0"/>
        <w:adjustRightInd w:val="0"/>
        <w:spacing w:line="240" w:lineRule="auto"/>
        <w:ind w:firstLine="150" w:firstLineChars="150"/>
        <w:rPr>
          <w:ins w:id="237" w:author="微软用户" w:date="2009-12-26T09:08:00Z"/>
          <w:sz w:val="10"/>
          <w:szCs w:val="10"/>
        </w:rPr>
      </w:pPr>
      <w:ins w:id="238" w:author="微软用户" w:date="2009-12-26T09:08:00Z">
        <w:r>
          <w:rPr>
            <w:rFonts w:hint="eastAsia" w:ascii="宋体" w:hAnsi="宋体" w:cs="宋体"/>
            <w:sz w:val="10"/>
            <w:szCs w:val="10"/>
          </w:rPr>
          <w:t>③</w:t>
        </w:r>
      </w:ins>
      <w:ins w:id="239" w:author="微软用户" w:date="2009-12-26T09:08:00Z">
        <w:r>
          <w:rPr>
            <w:rFonts w:hint="eastAsia" w:ascii="宋体" w:cs="宋体"/>
            <w:sz w:val="10"/>
            <w:szCs w:val="10"/>
            <w:lang w:val="zh-CN"/>
          </w:rPr>
          <w:t>建立最广泛的统一战线，集中力量反对最主要的敌人，是马克思主义的一个基本原则，是无产阶级政党的策略路线。</w:t>
        </w:r>
      </w:ins>
      <w:ins w:id="240" w:author="微软用户" w:date="2009-12-26T09:08:00Z">
        <w:r>
          <w:rPr>
            <w:rFonts w:hint="eastAsia" w:ascii="宋体" w:cs="宋体"/>
            <w:sz w:val="10"/>
            <w:szCs w:val="10"/>
            <w:highlight w:val="yellow"/>
            <w:lang w:val="zh-CN"/>
          </w:rPr>
          <w:t>（</w:t>
        </w:r>
      </w:ins>
      <w:ins w:id="241" w:author="微软用户" w:date="2009-12-26T09:08:00Z">
        <w:r>
          <w:rPr>
            <w:rFonts w:ascii="宋体" w:cs="宋体"/>
            <w:sz w:val="10"/>
            <w:szCs w:val="10"/>
            <w:highlight w:val="yellow"/>
            <w:lang w:val="zh-CN"/>
          </w:rPr>
          <w:t>3</w:t>
        </w:r>
      </w:ins>
      <w:ins w:id="242" w:author="微软用户" w:date="2009-12-26T09:08:00Z">
        <w:r>
          <w:rPr>
            <w:rFonts w:hint="eastAsia" w:ascii="宋体" w:cs="宋体"/>
            <w:sz w:val="10"/>
            <w:szCs w:val="10"/>
            <w:highlight w:val="yellow"/>
            <w:lang w:val="zh-CN"/>
          </w:rPr>
          <w:t>）</w:t>
        </w:r>
      </w:ins>
      <w:ins w:id="243" w:author="微软用户" w:date="2009-12-26T09:08:00Z">
        <w:r>
          <w:rPr>
            <w:rFonts w:hint="eastAsia" w:ascii="宋体" w:cs="宋体"/>
            <w:sz w:val="10"/>
            <w:szCs w:val="10"/>
            <w:lang w:val="zh-CN"/>
          </w:rPr>
          <w:t>实践证明，统一战线是新民主主义革命的一个重要法宝。</w:t>
        </w:r>
      </w:ins>
      <w:ins w:id="244" w:author="微软用户" w:date="2009-12-26T09:08:00Z">
        <w:r>
          <w:rPr>
            <w:rFonts w:hint="eastAsia" w:ascii="宋体" w:cs="宋体"/>
            <w:sz w:val="10"/>
            <w:szCs w:val="10"/>
            <w:highlight w:val="yellow"/>
            <w:lang w:val="zh-CN"/>
          </w:rPr>
          <w:t>（</w:t>
        </w:r>
      </w:ins>
      <w:ins w:id="245" w:author="微软用户" w:date="2009-12-26T09:08:00Z">
        <w:r>
          <w:rPr>
            <w:rFonts w:ascii="宋体" w:cs="宋体"/>
            <w:sz w:val="10"/>
            <w:szCs w:val="10"/>
            <w:highlight w:val="yellow"/>
            <w:lang w:val="zh-CN"/>
          </w:rPr>
          <w:t>2</w:t>
        </w:r>
      </w:ins>
      <w:ins w:id="246" w:author="微软用户" w:date="2009-12-26T09:08:00Z">
        <w:r>
          <w:rPr>
            <w:rFonts w:hint="eastAsia" w:ascii="宋体" w:cs="宋体"/>
            <w:sz w:val="10"/>
            <w:szCs w:val="10"/>
            <w:highlight w:val="yellow"/>
            <w:lang w:val="zh-CN"/>
          </w:rPr>
          <w:t>）</w:t>
        </w:r>
      </w:ins>
    </w:p>
    <w:p>
      <w:pPr>
        <w:bidi w:val="0"/>
        <w:spacing w:line="240" w:lineRule="auto"/>
        <w:rPr>
          <w:ins w:id="247" w:author="微软用户" w:date="2009-12-26T09:08:00Z"/>
          <w:rFonts w:hint="eastAsia"/>
          <w:b/>
          <w:sz w:val="10"/>
          <w:szCs w:val="10"/>
        </w:rPr>
      </w:pPr>
      <w:ins w:id="248" w:author="微软用户" w:date="2009-12-26T09:08:00Z">
        <w:r>
          <w:rPr>
            <w:rFonts w:hint="eastAsia"/>
            <w:b/>
            <w:sz w:val="10"/>
            <w:szCs w:val="10"/>
          </w:rPr>
          <w:t>三、判断题（</w:t>
        </w:r>
      </w:ins>
      <w:ins w:id="249" w:author="微软用户" w:date="2009-12-26T09:08:00Z">
        <w:r>
          <w:rPr>
            <w:rFonts w:hint="eastAsia"/>
            <w:b/>
            <w:sz w:val="10"/>
            <w:szCs w:val="10"/>
            <w:highlight w:val="yellow"/>
          </w:rPr>
          <w:t>全部错误</w:t>
        </w:r>
      </w:ins>
      <w:ins w:id="250" w:author="微软用户" w:date="2009-12-26T09:08:00Z">
        <w:r>
          <w:rPr>
            <w:rFonts w:hint="eastAsia"/>
            <w:b/>
            <w:sz w:val="10"/>
            <w:szCs w:val="10"/>
          </w:rPr>
          <w:t>）</w:t>
        </w:r>
      </w:ins>
    </w:p>
    <w:p>
      <w:pPr>
        <w:bidi w:val="0"/>
        <w:spacing w:line="240" w:lineRule="auto"/>
        <w:ind w:firstLine="200" w:firstLineChars="200"/>
        <w:rPr>
          <w:sz w:val="10"/>
          <w:szCs w:val="10"/>
        </w:rPr>
      </w:pPr>
      <w:r>
        <w:rPr>
          <w:rFonts w:hint="eastAsia"/>
          <w:sz w:val="10"/>
          <w:szCs w:val="10"/>
        </w:rPr>
        <w:t>1</w:t>
      </w:r>
      <w:r>
        <w:rPr>
          <w:rFonts w:hint="eastAsia" w:ascii="宋体" w:hAnsi="宋体"/>
          <w:kern w:val="0"/>
          <w:sz w:val="10"/>
          <w:szCs w:val="10"/>
        </w:rPr>
        <w:t>.</w:t>
      </w:r>
      <w:r>
        <w:rPr>
          <w:rFonts w:hint="eastAsia"/>
          <w:sz w:val="10"/>
          <w:szCs w:val="10"/>
        </w:rPr>
        <w:t>1957年2月，毛泽东作了《</w:t>
      </w:r>
      <w:r>
        <w:rPr>
          <w:rFonts w:hint="eastAsia"/>
          <w:color w:val="FF0000"/>
          <w:sz w:val="10"/>
          <w:szCs w:val="10"/>
        </w:rPr>
        <w:t>论十大关系</w:t>
      </w:r>
      <w:r>
        <w:rPr>
          <w:rFonts w:hint="eastAsia"/>
          <w:sz w:val="10"/>
          <w:szCs w:val="10"/>
        </w:rPr>
        <w:t>》的讲话，提出了社会主义社会基本矛盾和两类矛盾的学说，强调了要严格区分和正确处理两类不同性质的矛盾，特别是要正确处理人民内部矛盾。</w:t>
      </w:r>
    </w:p>
    <w:p>
      <w:pPr>
        <w:bidi w:val="0"/>
        <w:spacing w:line="240" w:lineRule="auto"/>
        <w:ind w:firstLine="200" w:firstLineChars="200"/>
        <w:rPr>
          <w:rFonts w:hint="eastAsia"/>
          <w:sz w:val="10"/>
          <w:szCs w:val="10"/>
        </w:rPr>
      </w:pPr>
      <w:r>
        <w:rPr>
          <w:rFonts w:hint="eastAsia"/>
          <w:sz w:val="10"/>
          <w:szCs w:val="10"/>
        </w:rPr>
        <w:t>2</w:t>
      </w:r>
      <w:r>
        <w:rPr>
          <w:rFonts w:hint="eastAsia" w:ascii="宋体" w:hAnsi="宋体"/>
          <w:kern w:val="0"/>
          <w:sz w:val="10"/>
          <w:szCs w:val="10"/>
        </w:rPr>
        <w:t>.</w:t>
      </w:r>
      <w:r>
        <w:rPr>
          <w:rFonts w:hint="eastAsia"/>
          <w:sz w:val="10"/>
          <w:szCs w:val="10"/>
        </w:rPr>
        <w:t>1992年</w:t>
      </w:r>
      <w:r>
        <w:rPr>
          <w:rFonts w:hint="eastAsia" w:ascii="宋体" w:hAnsi="宋体"/>
          <w:kern w:val="0"/>
          <w:sz w:val="10"/>
          <w:szCs w:val="10"/>
        </w:rPr>
        <w:t>邓小平</w:t>
      </w:r>
      <w:r>
        <w:rPr>
          <w:rFonts w:hint="eastAsia"/>
          <w:sz w:val="10"/>
          <w:szCs w:val="10"/>
        </w:rPr>
        <w:t>提出了“发展才是硬道理”的著名论断，从社会主义本质要求的高度强调</w:t>
      </w:r>
      <w:r>
        <w:rPr>
          <w:rFonts w:hint="eastAsia"/>
          <w:color w:val="FF0000"/>
          <w:sz w:val="10"/>
          <w:szCs w:val="10"/>
        </w:rPr>
        <w:t>生产关系</w:t>
      </w:r>
      <w:r>
        <w:rPr>
          <w:rFonts w:hint="eastAsia"/>
          <w:sz w:val="10"/>
          <w:szCs w:val="10"/>
        </w:rPr>
        <w:t>的重要性。</w:t>
      </w:r>
    </w:p>
    <w:p>
      <w:pPr>
        <w:bidi w:val="0"/>
        <w:spacing w:line="240" w:lineRule="auto"/>
        <w:ind w:firstLine="200" w:firstLineChars="200"/>
        <w:rPr>
          <w:rFonts w:hint="eastAsia"/>
          <w:sz w:val="10"/>
          <w:szCs w:val="10"/>
        </w:rPr>
      </w:pPr>
      <w:r>
        <w:rPr>
          <w:rFonts w:hint="eastAsia"/>
          <w:sz w:val="10"/>
          <w:szCs w:val="10"/>
        </w:rPr>
        <w:t>3</w:t>
      </w:r>
      <w:r>
        <w:rPr>
          <w:rFonts w:hint="eastAsia" w:ascii="宋体" w:hAnsi="宋体"/>
          <w:kern w:val="0"/>
          <w:sz w:val="10"/>
          <w:szCs w:val="10"/>
        </w:rPr>
        <w:t>.</w:t>
      </w:r>
      <w:r>
        <w:rPr>
          <w:rFonts w:hint="eastAsia"/>
          <w:sz w:val="10"/>
          <w:szCs w:val="10"/>
        </w:rPr>
        <w:t>1953年，新中国开始第一个五年计划建设时，毛泽东就提出要学习先进的科学技术来建设我们的国家</w:t>
      </w:r>
      <w:r>
        <w:rPr>
          <w:rFonts w:hint="eastAsia"/>
          <w:color w:val="FF0000"/>
          <w:sz w:val="10"/>
          <w:szCs w:val="10"/>
        </w:rPr>
        <w:t>并代表党中央提出了“向科学进军”的口号</w:t>
      </w:r>
      <w:r>
        <w:rPr>
          <w:rFonts w:hint="eastAsia"/>
          <w:sz w:val="10"/>
          <w:szCs w:val="10"/>
        </w:rPr>
        <w:t>。</w:t>
      </w:r>
    </w:p>
    <w:p>
      <w:pPr>
        <w:bidi w:val="0"/>
        <w:spacing w:line="240" w:lineRule="auto"/>
        <w:ind w:firstLine="435" w:firstLineChars="0"/>
        <w:rPr>
          <w:rFonts w:hint="eastAsia" w:ascii="宋体" w:hAnsi="宋体"/>
          <w:kern w:val="0"/>
          <w:sz w:val="10"/>
          <w:szCs w:val="10"/>
        </w:rPr>
      </w:pPr>
      <w:r>
        <w:rPr>
          <w:rFonts w:hint="eastAsia"/>
          <w:sz w:val="10"/>
          <w:szCs w:val="10"/>
        </w:rPr>
        <w:t>4</w:t>
      </w:r>
      <w:r>
        <w:rPr>
          <w:rFonts w:hint="eastAsia" w:ascii="宋体" w:hAnsi="宋体"/>
          <w:kern w:val="0"/>
          <w:sz w:val="10"/>
          <w:szCs w:val="10"/>
        </w:rPr>
        <w:t>.社会主义本质的科学概括，要求我们毫不动摇地坚持公有制和</w:t>
      </w:r>
      <w:r>
        <w:rPr>
          <w:rFonts w:hint="eastAsia" w:ascii="宋体" w:hAnsi="宋体"/>
          <w:color w:val="FF0000"/>
          <w:kern w:val="0"/>
          <w:sz w:val="10"/>
          <w:szCs w:val="10"/>
        </w:rPr>
        <w:t>共同富裕</w:t>
      </w:r>
      <w:r>
        <w:rPr>
          <w:rFonts w:hint="eastAsia" w:ascii="宋体" w:hAnsi="宋体"/>
          <w:kern w:val="0"/>
          <w:sz w:val="10"/>
          <w:szCs w:val="10"/>
        </w:rPr>
        <w:t>，维护公有制和</w:t>
      </w:r>
      <w:r>
        <w:rPr>
          <w:rFonts w:hint="eastAsia" w:ascii="宋体" w:hAnsi="宋体"/>
          <w:color w:val="FF0000"/>
          <w:kern w:val="0"/>
          <w:sz w:val="10"/>
          <w:szCs w:val="10"/>
        </w:rPr>
        <w:t>共同富裕</w:t>
      </w:r>
      <w:r>
        <w:rPr>
          <w:rFonts w:hint="eastAsia" w:ascii="宋体" w:hAnsi="宋体"/>
          <w:kern w:val="0"/>
          <w:sz w:val="10"/>
          <w:szCs w:val="10"/>
        </w:rPr>
        <w:t>的主体地位，这是体现社会主义本质的前提。</w:t>
      </w:r>
    </w:p>
    <w:p>
      <w:pPr>
        <w:bidi w:val="0"/>
        <w:spacing w:line="240" w:lineRule="auto"/>
        <w:ind w:firstLine="435" w:firstLineChars="0"/>
        <w:rPr>
          <w:rFonts w:hint="eastAsia" w:ascii="宋体" w:hAnsi="宋体"/>
          <w:kern w:val="0"/>
          <w:sz w:val="10"/>
          <w:szCs w:val="10"/>
        </w:rPr>
      </w:pPr>
      <w:r>
        <w:rPr>
          <w:rFonts w:hint="eastAsia" w:ascii="宋体" w:hAnsi="宋体"/>
          <w:kern w:val="0"/>
          <w:sz w:val="10"/>
          <w:szCs w:val="10"/>
        </w:rPr>
        <w:t>5.</w:t>
      </w:r>
      <w:r>
        <w:rPr>
          <w:rFonts w:hint="eastAsia" w:ascii="宋体" w:hAnsi="宋体"/>
          <w:color w:val="FF0000"/>
          <w:kern w:val="0"/>
          <w:sz w:val="10"/>
          <w:szCs w:val="10"/>
        </w:rPr>
        <w:t>党的十五大以来，在以江泽民同志为核心的党的第三代领导集体</w:t>
      </w:r>
      <w:r>
        <w:rPr>
          <w:rFonts w:hint="eastAsia" w:ascii="宋体" w:hAnsi="宋体"/>
          <w:kern w:val="0"/>
          <w:sz w:val="10"/>
          <w:szCs w:val="10"/>
        </w:rPr>
        <w:t>以马列主义、毛泽东思想、邓小平理论和“三个代表”重要思想为指导，作出“社会和谐是中国特色社会主义的本质属性”的重大判断，这个判断深化了对社会主义本质的认识。</w:t>
      </w:r>
    </w:p>
    <w:p>
      <w:pPr>
        <w:bidi w:val="0"/>
        <w:spacing w:line="240" w:lineRule="auto"/>
        <w:ind w:firstLine="200" w:firstLineChars="200"/>
        <w:rPr>
          <w:rFonts w:hint="eastAsia"/>
          <w:sz w:val="10"/>
          <w:szCs w:val="10"/>
        </w:rPr>
      </w:pPr>
      <w:r>
        <w:rPr>
          <w:rFonts w:hint="eastAsia"/>
          <w:sz w:val="10"/>
          <w:szCs w:val="10"/>
        </w:rPr>
        <w:t>6.科教兴国就是要把科技和教育摆在经济、社会发展的首要位置。</w:t>
      </w:r>
    </w:p>
    <w:p>
      <w:pPr>
        <w:bidi w:val="0"/>
        <w:spacing w:line="240" w:lineRule="auto"/>
        <w:ind w:firstLine="200" w:firstLineChars="200"/>
        <w:rPr>
          <w:rFonts w:hint="eastAsia"/>
          <w:sz w:val="10"/>
          <w:szCs w:val="10"/>
        </w:rPr>
      </w:pPr>
      <w:r>
        <w:rPr>
          <w:rFonts w:hint="eastAsia"/>
          <w:sz w:val="10"/>
          <w:szCs w:val="10"/>
        </w:rPr>
        <w:t>7.“发展才是硬道理”，只要经济发展了，其他问题都可以解决。</w:t>
      </w:r>
    </w:p>
    <w:p>
      <w:pPr>
        <w:bidi w:val="0"/>
        <w:spacing w:line="240" w:lineRule="auto"/>
        <w:ind w:firstLine="435"/>
        <w:rPr>
          <w:rFonts w:hint="eastAsia"/>
          <w:sz w:val="10"/>
          <w:szCs w:val="10"/>
        </w:rPr>
      </w:pPr>
    </w:p>
    <w:p>
      <w:pPr>
        <w:bidi w:val="0"/>
        <w:spacing w:line="240" w:lineRule="auto"/>
        <w:rPr>
          <w:rFonts w:hint="eastAsia"/>
          <w:b/>
          <w:sz w:val="10"/>
          <w:szCs w:val="10"/>
        </w:rPr>
      </w:pPr>
      <w:r>
        <w:rPr>
          <w:rFonts w:hint="eastAsia"/>
          <w:b/>
          <w:sz w:val="10"/>
          <w:szCs w:val="10"/>
        </w:rPr>
        <w:t>四、论述题（15分）</w:t>
      </w:r>
    </w:p>
    <w:p>
      <w:pPr>
        <w:bidi w:val="0"/>
        <w:spacing w:line="240" w:lineRule="auto"/>
        <w:ind w:firstLine="200" w:firstLineChars="200"/>
        <w:rPr>
          <w:rFonts w:hint="eastAsia" w:ascii="宋体" w:hAnsi="宋体"/>
          <w:kern w:val="0"/>
          <w:sz w:val="10"/>
          <w:szCs w:val="10"/>
        </w:rPr>
      </w:pPr>
      <w:r>
        <w:rPr>
          <w:rFonts w:hint="eastAsia"/>
          <w:sz w:val="10"/>
          <w:szCs w:val="10"/>
        </w:rPr>
        <w:t>1</w:t>
      </w:r>
      <w:r>
        <w:rPr>
          <w:rFonts w:hint="eastAsia" w:ascii="宋体" w:hAnsi="宋体"/>
          <w:kern w:val="0"/>
          <w:sz w:val="10"/>
          <w:szCs w:val="10"/>
        </w:rPr>
        <w:t>.请联系实际谈谈为什么说发展才是硬道理，发展是党执政兴国的第一要务？</w:t>
      </w:r>
    </w:p>
    <w:p>
      <w:pPr>
        <w:bidi w:val="0"/>
        <w:spacing w:line="240" w:lineRule="auto"/>
        <w:ind w:firstLine="200" w:firstLineChars="200"/>
        <w:rPr>
          <w:ins w:id="251" w:author="微软用户" w:date="2009-12-26T09:08:00Z"/>
          <w:rFonts w:hint="eastAsia" w:ascii="宋体" w:hAnsi="宋体"/>
          <w:sz w:val="10"/>
          <w:szCs w:val="10"/>
        </w:rPr>
      </w:pPr>
      <w:ins w:id="252" w:author="微软用户" w:date="2009-12-26T09:08:00Z">
        <w:r>
          <w:rPr>
            <w:rFonts w:hint="eastAsia"/>
            <w:sz w:val="10"/>
            <w:szCs w:val="10"/>
          </w:rPr>
          <w:t>“发展才是硬道理”的著名论断，从社会主义本质要求的高度强调发展生产力的重要性。发展才是硬道理，把发展生产力作为社会主义的根本任务，符合马克思主义基本原理，是巩固和发展社会主义制度的必然要求，是对社会主义实践经验教训的深刻总结，是适应时代主题变化的需要。</w:t>
        </w:r>
      </w:ins>
      <w:ins w:id="253" w:author="微软用户" w:date="2009-12-26T09:08:00Z">
        <w:r>
          <w:rPr>
            <w:rFonts w:hint="eastAsia"/>
            <w:sz w:val="10"/>
            <w:szCs w:val="10"/>
            <w:highlight w:val="yellow"/>
          </w:rPr>
          <w:t>（5）</w:t>
        </w:r>
      </w:ins>
    </w:p>
    <w:p>
      <w:pPr>
        <w:bidi w:val="0"/>
        <w:spacing w:line="240" w:lineRule="auto"/>
        <w:ind w:firstLine="200" w:firstLineChars="200"/>
        <w:rPr>
          <w:ins w:id="254" w:author="微软用户" w:date="2009-12-26T09:08:00Z"/>
          <w:rFonts w:hint="eastAsia" w:ascii="宋体" w:hAnsi="宋体"/>
          <w:sz w:val="10"/>
          <w:szCs w:val="10"/>
        </w:rPr>
      </w:pPr>
      <w:ins w:id="255" w:author="微软用户" w:date="2009-12-26T09:08:00Z">
        <w:r>
          <w:rPr>
            <w:rFonts w:hint="eastAsia"/>
            <w:sz w:val="10"/>
            <w:szCs w:val="10"/>
          </w:rPr>
          <w:t>把发展作为执政兴国的第一要务是由中国共产党的执政地位所决定的，是对执政规律认识的深化，也是党实现对所承担的历史责任的需要。坚持以发展的办法解决前进中的问题，是实行改革开放以来我们党的一条主要经验。</w:t>
        </w:r>
      </w:ins>
      <w:ins w:id="256" w:author="微软用户" w:date="2009-12-26T09:08:00Z">
        <w:r>
          <w:rPr>
            <w:rFonts w:hint="eastAsia"/>
            <w:sz w:val="10"/>
            <w:szCs w:val="10"/>
            <w:highlight w:val="yellow"/>
          </w:rPr>
          <w:t>（4）</w:t>
        </w:r>
      </w:ins>
    </w:p>
    <w:p>
      <w:pPr>
        <w:bidi w:val="0"/>
        <w:spacing w:line="240" w:lineRule="auto"/>
        <w:ind w:firstLine="200" w:firstLineChars="200"/>
        <w:rPr>
          <w:ins w:id="257" w:author="微软用户" w:date="2009-12-26T09:08:00Z"/>
          <w:rFonts w:hint="eastAsia"/>
          <w:sz w:val="10"/>
          <w:szCs w:val="10"/>
        </w:rPr>
      </w:pPr>
      <w:ins w:id="258" w:author="微软用户" w:date="2009-12-26T09:08:00Z">
        <w:r>
          <w:rPr>
            <w:rFonts w:hint="eastAsia"/>
            <w:sz w:val="10"/>
            <w:szCs w:val="10"/>
          </w:rPr>
          <w:t>联系实际，论述言之有理，持之有据，</w:t>
        </w:r>
      </w:ins>
      <w:ins w:id="259" w:author="微软用户" w:date="2009-12-26T09:08:00Z">
        <w:r>
          <w:rPr>
            <w:rFonts w:hint="eastAsia"/>
            <w:sz w:val="10"/>
            <w:szCs w:val="10"/>
            <w:highlight w:val="yellow"/>
          </w:rPr>
          <w:t>酌情给1—6分</w:t>
        </w:r>
      </w:ins>
      <w:ins w:id="260" w:author="微软用户" w:date="2009-12-26T09:08:00Z">
        <w:r>
          <w:rPr>
            <w:rFonts w:hint="eastAsia"/>
            <w:sz w:val="10"/>
            <w:szCs w:val="10"/>
          </w:rPr>
          <w:t>。</w:t>
        </w:r>
      </w:ins>
    </w:p>
    <w:p>
      <w:pPr>
        <w:bidi w:val="0"/>
        <w:spacing w:line="240" w:lineRule="auto"/>
        <w:rPr>
          <w:ins w:id="261" w:author="微软用户" w:date="2009-12-26T09:08:00Z"/>
          <w:rFonts w:hint="eastAsia"/>
          <w:b/>
          <w:sz w:val="10"/>
          <w:szCs w:val="10"/>
        </w:rPr>
      </w:pPr>
      <w:ins w:id="262" w:author="微软用户" w:date="2009-12-26T09:08:00Z">
        <w:r>
          <w:rPr>
            <w:rFonts w:hint="eastAsia"/>
            <w:b/>
            <w:sz w:val="10"/>
            <w:szCs w:val="10"/>
          </w:rPr>
          <w:t>二、判断题</w:t>
        </w:r>
      </w:ins>
      <w:ins w:id="263" w:author="微软用户" w:date="2009-12-26T09:08:00Z">
        <w:r>
          <w:rPr>
            <w:rFonts w:hint="eastAsia"/>
            <w:b/>
            <w:sz w:val="10"/>
            <w:szCs w:val="10"/>
            <w:highlight w:val="yellow"/>
          </w:rPr>
          <w:t>（全部错误）</w:t>
        </w:r>
      </w:ins>
    </w:p>
    <w:p>
      <w:pPr>
        <w:bidi w:val="0"/>
        <w:spacing w:line="240" w:lineRule="auto"/>
        <w:ind w:firstLine="100" w:firstLineChars="100"/>
        <w:rPr>
          <w:ins w:id="264" w:author="微软用户" w:date="2009-12-26T09:08:00Z"/>
          <w:sz w:val="10"/>
          <w:szCs w:val="10"/>
        </w:rPr>
      </w:pPr>
      <w:ins w:id="265" w:author="微软用户" w:date="2009-12-26T09:08:00Z">
        <w:r>
          <w:rPr>
            <w:rFonts w:hint="eastAsia"/>
            <w:sz w:val="10"/>
            <w:szCs w:val="10"/>
          </w:rPr>
          <w:t>1</w:t>
        </w:r>
      </w:ins>
      <w:ins w:id="266" w:author="微软用户" w:date="2009-12-26T09:08:00Z">
        <w:r>
          <w:rPr>
            <w:rFonts w:hint="eastAsia" w:ascii="宋体" w:hAnsi="宋体"/>
            <w:sz w:val="10"/>
            <w:szCs w:val="10"/>
          </w:rPr>
          <w:t>.</w:t>
        </w:r>
      </w:ins>
      <w:ins w:id="267" w:author="微软用户" w:date="2009-12-26T09:08:00Z">
        <w:r>
          <w:rPr>
            <w:rFonts w:hint="eastAsia"/>
            <w:sz w:val="10"/>
            <w:szCs w:val="10"/>
          </w:rPr>
          <w:t>社会主义初级阶段是泛指任何国家进入社会主义都会经历的起始阶段。</w:t>
        </w:r>
      </w:ins>
    </w:p>
    <w:p>
      <w:pPr>
        <w:bidi w:val="0"/>
        <w:spacing w:line="240" w:lineRule="auto"/>
        <w:ind w:firstLine="100" w:firstLineChars="100"/>
        <w:rPr>
          <w:ins w:id="268" w:author="微软用户" w:date="2009-12-26T09:08:00Z"/>
          <w:sz w:val="10"/>
          <w:szCs w:val="10"/>
        </w:rPr>
      </w:pPr>
      <w:ins w:id="269" w:author="微软用户" w:date="2009-12-26T09:08:00Z">
        <w:r>
          <w:rPr>
            <w:rFonts w:hint="eastAsia"/>
            <w:sz w:val="10"/>
            <w:szCs w:val="10"/>
          </w:rPr>
          <w:t>2</w:t>
        </w:r>
      </w:ins>
      <w:ins w:id="270" w:author="微软用户" w:date="2009-12-26T09:08:00Z">
        <w:r>
          <w:rPr>
            <w:rFonts w:hint="eastAsia" w:ascii="宋体" w:hAnsi="宋体"/>
            <w:sz w:val="10"/>
            <w:szCs w:val="10"/>
          </w:rPr>
          <w:t>.</w:t>
        </w:r>
      </w:ins>
      <w:ins w:id="271" w:author="微软用户" w:date="2009-12-26T09:08:00Z">
        <w:r>
          <w:rPr>
            <w:rFonts w:hint="eastAsia"/>
            <w:sz w:val="10"/>
            <w:szCs w:val="10"/>
          </w:rPr>
          <w:t>社会主义初级阶段的主要矛盾是无产阶级同资产阶级之间的矛盾。</w:t>
        </w:r>
      </w:ins>
    </w:p>
    <w:p>
      <w:pPr>
        <w:bidi w:val="0"/>
        <w:spacing w:line="240" w:lineRule="auto"/>
        <w:ind w:firstLine="100" w:firstLineChars="100"/>
        <w:rPr>
          <w:ins w:id="272" w:author="微软用户" w:date="2009-12-26T09:08:00Z"/>
          <w:rFonts w:hint="eastAsia"/>
          <w:sz w:val="10"/>
          <w:szCs w:val="10"/>
        </w:rPr>
      </w:pPr>
      <w:ins w:id="273" w:author="微软用户" w:date="2009-12-26T09:08:00Z">
        <w:r>
          <w:rPr>
            <w:rFonts w:hint="eastAsia"/>
            <w:sz w:val="10"/>
            <w:szCs w:val="10"/>
          </w:rPr>
          <w:t>3</w:t>
        </w:r>
      </w:ins>
      <w:ins w:id="274" w:author="微软用户" w:date="2009-12-26T09:08:00Z">
        <w:r>
          <w:rPr>
            <w:rFonts w:hint="eastAsia" w:ascii="宋体" w:hAnsi="宋体"/>
            <w:sz w:val="10"/>
            <w:szCs w:val="10"/>
          </w:rPr>
          <w:t>.</w:t>
        </w:r>
      </w:ins>
      <w:ins w:id="275" w:author="微软用户" w:date="2009-12-26T09:08:00Z">
        <w:r>
          <w:rPr>
            <w:rFonts w:hint="eastAsia"/>
            <w:sz w:val="10"/>
            <w:szCs w:val="10"/>
          </w:rPr>
          <w:t xml:space="preserve">改革开放是中国近现代历史发展的必然选择，是对党长期以来积累的经验所作出的科学概括，是我们的立国之本； </w:t>
        </w:r>
      </w:ins>
    </w:p>
    <w:p>
      <w:pPr>
        <w:bidi w:val="0"/>
        <w:spacing w:line="240" w:lineRule="auto"/>
        <w:ind w:firstLine="100" w:firstLineChars="100"/>
        <w:rPr>
          <w:ins w:id="276" w:author="微软用户" w:date="2009-12-26T09:08:00Z"/>
          <w:rFonts w:hint="eastAsia"/>
          <w:sz w:val="10"/>
          <w:szCs w:val="10"/>
        </w:rPr>
      </w:pPr>
      <w:ins w:id="277" w:author="微软用户" w:date="2009-12-26T09:08:00Z">
        <w:r>
          <w:rPr>
            <w:rFonts w:hint="eastAsia"/>
            <w:sz w:val="10"/>
            <w:szCs w:val="10"/>
          </w:rPr>
          <w:t>4</w:t>
        </w:r>
      </w:ins>
      <w:ins w:id="278" w:author="微软用户" w:date="2009-12-26T09:08:00Z">
        <w:r>
          <w:rPr>
            <w:rFonts w:hint="eastAsia" w:ascii="宋体" w:hAnsi="宋体"/>
            <w:sz w:val="10"/>
            <w:szCs w:val="10"/>
          </w:rPr>
          <w:t>.</w:t>
        </w:r>
      </w:ins>
      <w:ins w:id="279" w:author="微软用户" w:date="2009-12-26T09:08:00Z">
        <w:r>
          <w:rPr>
            <w:rFonts w:hint="eastAsia"/>
            <w:sz w:val="10"/>
            <w:szCs w:val="10"/>
          </w:rPr>
          <w:t>四项基本原则是决定中国命运的历史性决策，是新时期最鲜明的特征，是社会主义中国的强国之路。</w:t>
        </w:r>
      </w:ins>
    </w:p>
    <w:p>
      <w:pPr>
        <w:bidi w:val="0"/>
        <w:spacing w:line="240" w:lineRule="auto"/>
        <w:ind w:firstLine="100" w:firstLineChars="100"/>
        <w:rPr>
          <w:ins w:id="280" w:author="微软用户" w:date="2009-12-26T09:08:00Z"/>
          <w:rFonts w:hint="eastAsia"/>
          <w:sz w:val="10"/>
          <w:szCs w:val="10"/>
        </w:rPr>
      </w:pPr>
      <w:ins w:id="281" w:author="微软用户" w:date="2009-12-26T09:08:00Z">
        <w:r>
          <w:rPr>
            <w:rFonts w:hint="eastAsia"/>
            <w:sz w:val="10"/>
            <w:szCs w:val="10"/>
          </w:rPr>
          <w:t>5</w:t>
        </w:r>
      </w:ins>
      <w:ins w:id="282" w:author="微软用户" w:date="2009-12-26T09:08:00Z">
        <w:r>
          <w:rPr>
            <w:rFonts w:hint="eastAsia" w:ascii="宋体" w:hAnsi="宋体"/>
            <w:sz w:val="10"/>
            <w:szCs w:val="10"/>
          </w:rPr>
          <w:t>.</w:t>
        </w:r>
      </w:ins>
      <w:ins w:id="283" w:author="微软用户" w:date="2009-12-26T09:08:00Z">
        <w:r>
          <w:rPr>
            <w:rFonts w:hint="eastAsia"/>
            <w:sz w:val="10"/>
            <w:szCs w:val="10"/>
          </w:rPr>
          <w:t>经过全党和全国各族人民的共同努力，20世纪末，我国人民生活总体上开始达到小康水平。我国总体上实现的小康是高水平的、全面的、发展平衡的小康。</w:t>
        </w:r>
      </w:ins>
    </w:p>
    <w:p>
      <w:pPr>
        <w:bidi w:val="0"/>
        <w:spacing w:line="240" w:lineRule="auto"/>
        <w:rPr>
          <w:ins w:id="284" w:author="微软用户" w:date="2009-12-26T09:08:00Z"/>
          <w:sz w:val="10"/>
          <w:szCs w:val="10"/>
        </w:rPr>
      </w:pPr>
    </w:p>
    <w:p>
      <w:pPr>
        <w:bidi w:val="0"/>
        <w:spacing w:line="240" w:lineRule="auto"/>
        <w:rPr>
          <w:rFonts w:hint="eastAsia" w:ascii="宋体" w:hAnsi="宋体"/>
          <w:b/>
          <w:sz w:val="10"/>
          <w:szCs w:val="10"/>
        </w:rPr>
      </w:pPr>
      <w:r>
        <w:rPr>
          <w:rFonts w:hint="eastAsia" w:ascii="宋体" w:hAnsi="宋体"/>
          <w:sz w:val="10"/>
          <w:szCs w:val="10"/>
        </w:rPr>
        <w:t>三、</w:t>
      </w:r>
      <w:r>
        <w:rPr>
          <w:rFonts w:hint="eastAsia" w:ascii="宋体" w:hAnsi="宋体"/>
          <w:b/>
          <w:sz w:val="10"/>
          <w:szCs w:val="10"/>
        </w:rPr>
        <w:t xml:space="preserve">判断题 </w:t>
      </w:r>
    </w:p>
    <w:p>
      <w:pPr>
        <w:bidi w:val="0"/>
        <w:spacing w:line="240" w:lineRule="auto"/>
        <w:ind w:firstLine="100" w:firstLineChars="100"/>
        <w:rPr>
          <w:rFonts w:ascii="宋体" w:hAnsi="宋体"/>
          <w:sz w:val="10"/>
          <w:szCs w:val="10"/>
        </w:rPr>
      </w:pPr>
      <w:r>
        <w:rPr>
          <w:rFonts w:hint="eastAsia" w:ascii="宋体" w:hAnsi="宋体"/>
          <w:sz w:val="10"/>
          <w:szCs w:val="10"/>
        </w:rPr>
        <w:t>1.社会主义初级阶段是泛指任何国家进入社会主义都会经历的起始阶段。</w:t>
      </w:r>
    </w:p>
    <w:p>
      <w:pPr>
        <w:bidi w:val="0"/>
        <w:spacing w:line="240" w:lineRule="auto"/>
        <w:ind w:firstLine="100" w:firstLineChars="100"/>
        <w:rPr>
          <w:rFonts w:ascii="宋体" w:hAnsi="宋体"/>
          <w:sz w:val="10"/>
          <w:szCs w:val="10"/>
        </w:rPr>
      </w:pPr>
      <w:r>
        <w:rPr>
          <w:rFonts w:hint="eastAsia" w:ascii="宋体" w:hAnsi="宋体"/>
          <w:sz w:val="10"/>
          <w:szCs w:val="10"/>
        </w:rPr>
        <w:t>2.社会主义初级阶段的主要矛盾是无产阶级同资产阶级之间的矛盾。</w:t>
      </w:r>
    </w:p>
    <w:p>
      <w:pPr>
        <w:bidi w:val="0"/>
        <w:spacing w:line="240" w:lineRule="auto"/>
        <w:ind w:firstLine="100" w:firstLineChars="100"/>
        <w:rPr>
          <w:rFonts w:hint="eastAsia" w:ascii="宋体" w:hAnsi="宋体"/>
          <w:sz w:val="10"/>
          <w:szCs w:val="10"/>
        </w:rPr>
      </w:pPr>
      <w:r>
        <w:rPr>
          <w:rFonts w:hint="eastAsia" w:ascii="宋体" w:hAnsi="宋体"/>
          <w:sz w:val="10"/>
          <w:szCs w:val="10"/>
        </w:rPr>
        <w:t xml:space="preserve">3.改革开放是中国近现代历史发展的必然选择，是对党长期以来积累的经验所作出的科学概括，是我们的立国之本； </w:t>
      </w:r>
    </w:p>
    <w:p>
      <w:pPr>
        <w:bidi w:val="0"/>
        <w:spacing w:line="240" w:lineRule="auto"/>
        <w:ind w:firstLine="100" w:firstLineChars="100"/>
        <w:rPr>
          <w:rFonts w:hint="eastAsia" w:ascii="宋体" w:hAnsi="宋体"/>
          <w:sz w:val="10"/>
          <w:szCs w:val="10"/>
        </w:rPr>
      </w:pPr>
      <w:r>
        <w:rPr>
          <w:rFonts w:hint="eastAsia" w:ascii="宋体" w:hAnsi="宋体"/>
          <w:sz w:val="10"/>
          <w:szCs w:val="10"/>
        </w:rPr>
        <w:t>4.四项基本原则是决定中国命运的历史性决策，是新时期最鲜明的特征，是社会主义中国的强国之路。</w:t>
      </w:r>
    </w:p>
    <w:p>
      <w:pPr>
        <w:bidi w:val="0"/>
        <w:spacing w:line="240" w:lineRule="auto"/>
        <w:ind w:firstLine="100" w:firstLineChars="100"/>
        <w:rPr>
          <w:rFonts w:hint="eastAsia" w:ascii="宋体" w:hAnsi="宋体"/>
          <w:sz w:val="10"/>
          <w:szCs w:val="10"/>
        </w:rPr>
      </w:pPr>
      <w:r>
        <w:rPr>
          <w:rFonts w:hint="eastAsia" w:ascii="宋体" w:hAnsi="宋体"/>
          <w:sz w:val="10"/>
          <w:szCs w:val="10"/>
        </w:rPr>
        <w:t>5.经过全党和全国各族人民的共同努力，20世纪末，我国人民生活总体上开始达到小康水平。我国总体上实现的小康是高水平的、全面的、发展平衡的小康。</w:t>
      </w:r>
    </w:p>
    <w:p>
      <w:pPr>
        <w:bidi w:val="0"/>
        <w:spacing w:line="240" w:lineRule="auto"/>
        <w:ind w:firstLine="100" w:firstLineChars="100"/>
        <w:rPr>
          <w:rFonts w:hint="eastAsia" w:ascii="宋体" w:hAnsi="宋体"/>
          <w:sz w:val="10"/>
          <w:szCs w:val="10"/>
        </w:rPr>
      </w:pPr>
      <w:r>
        <w:rPr>
          <w:rFonts w:hint="eastAsia" w:ascii="宋体" w:hAnsi="宋体"/>
          <w:sz w:val="10"/>
          <w:szCs w:val="10"/>
        </w:rPr>
        <w:t>6. 社会主义与新民主主义社会因为都存在多种经济成分，所以两者在社会性质上没有区别。</w:t>
      </w:r>
    </w:p>
    <w:p>
      <w:pPr>
        <w:bidi w:val="0"/>
        <w:spacing w:line="240" w:lineRule="auto"/>
        <w:ind w:firstLine="100" w:firstLineChars="100"/>
        <w:rPr>
          <w:rFonts w:hint="eastAsia" w:ascii="宋体" w:hAnsi="宋体"/>
          <w:sz w:val="10"/>
          <w:szCs w:val="10"/>
        </w:rPr>
      </w:pPr>
      <w:r>
        <w:rPr>
          <w:rFonts w:hint="eastAsia" w:ascii="宋体" w:hAnsi="宋体"/>
          <w:sz w:val="10"/>
          <w:szCs w:val="10"/>
        </w:rPr>
        <w:t>7. 我国社会主义初级阶段的主要矛盾是人民日益增长的物质文化需要同落后的社会生产之间的矛盾，在这个矛盾中，人民日益增长的物质文化需要将长期是矛盾的主要方面。</w:t>
      </w:r>
    </w:p>
    <w:p>
      <w:pPr>
        <w:pStyle w:val="2"/>
        <w:topLinePunct/>
        <w:bidi w:val="0"/>
        <w:adjustRightInd w:val="0"/>
        <w:snapToGrid w:val="0"/>
        <w:spacing w:line="240" w:lineRule="auto"/>
        <w:rPr>
          <w:rFonts w:hint="eastAsia" w:hAnsi="宋体" w:cs="Times New Roman"/>
          <w:spacing w:val="18"/>
          <w:sz w:val="10"/>
          <w:szCs w:val="10"/>
        </w:rPr>
      </w:pPr>
    </w:p>
    <w:p>
      <w:pPr>
        <w:bidi w:val="0"/>
        <w:spacing w:line="240" w:lineRule="auto"/>
        <w:rPr>
          <w:rFonts w:hint="eastAsia" w:ascii="宋体" w:hAnsi="宋体"/>
          <w:b/>
          <w:sz w:val="10"/>
          <w:szCs w:val="10"/>
        </w:rPr>
      </w:pPr>
      <w:r>
        <w:rPr>
          <w:rFonts w:hint="eastAsia" w:ascii="宋体" w:hAnsi="宋体"/>
          <w:b/>
          <w:sz w:val="10"/>
          <w:szCs w:val="10"/>
        </w:rPr>
        <w:t xml:space="preserve">四、简答题 </w:t>
      </w:r>
    </w:p>
    <w:p>
      <w:pPr>
        <w:bidi w:val="0"/>
        <w:spacing w:line="240" w:lineRule="auto"/>
        <w:rPr>
          <w:rFonts w:hint="eastAsia" w:ascii="宋体" w:hAnsi="宋体"/>
          <w:sz w:val="10"/>
          <w:szCs w:val="10"/>
        </w:rPr>
      </w:pPr>
      <w:r>
        <w:rPr>
          <w:rFonts w:hint="eastAsia" w:ascii="宋体" w:hAnsi="宋体"/>
          <w:sz w:val="10"/>
          <w:szCs w:val="10"/>
        </w:rPr>
        <w:t xml:space="preserve">1.如何理解社会主义初级阶段基本路线的主要内容？ </w:t>
      </w:r>
    </w:p>
    <w:p>
      <w:pPr>
        <w:bidi w:val="0"/>
        <w:spacing w:line="240" w:lineRule="auto"/>
        <w:ind w:firstLine="200" w:firstLineChars="200"/>
        <w:rPr>
          <w:rFonts w:hint="eastAsia" w:ascii="宋体" w:hAnsi="宋体"/>
          <w:sz w:val="10"/>
          <w:szCs w:val="10"/>
        </w:rPr>
      </w:pPr>
    </w:p>
    <w:p>
      <w:pPr>
        <w:bidi w:val="0"/>
        <w:spacing w:line="240" w:lineRule="auto"/>
        <w:ind w:left="240" w:hanging="100" w:hangingChars="100"/>
        <w:rPr>
          <w:rFonts w:hint="eastAsia" w:ascii="宋体" w:hAnsi="宋体"/>
          <w:sz w:val="10"/>
          <w:szCs w:val="10"/>
        </w:rPr>
      </w:pPr>
      <w:r>
        <w:rPr>
          <w:rFonts w:hint="eastAsia" w:ascii="宋体" w:hAnsi="宋体"/>
          <w:sz w:val="10"/>
          <w:szCs w:val="10"/>
        </w:rPr>
        <w:t>2.简述党在社会主义初级阶段的基本纲领的主要内容，及党的最低纲领与最高纲领之间的辩证统一关系。</w:t>
      </w:r>
    </w:p>
    <w:p>
      <w:pPr>
        <w:pStyle w:val="2"/>
        <w:topLinePunct/>
        <w:bidi w:val="0"/>
        <w:adjustRightInd w:val="0"/>
        <w:snapToGrid w:val="0"/>
        <w:spacing w:line="240" w:lineRule="auto"/>
        <w:rPr>
          <w:ins w:id="285" w:author="微软用户" w:date="2009-12-26T09:08:00Z"/>
          <w:rFonts w:hint="eastAsia" w:hAnsi="宋体" w:cs="Times New Roman"/>
          <w:spacing w:val="18"/>
          <w:sz w:val="10"/>
          <w:szCs w:val="10"/>
        </w:rPr>
      </w:pPr>
    </w:p>
    <w:p>
      <w:pPr>
        <w:bidi w:val="0"/>
        <w:spacing w:line="240" w:lineRule="auto"/>
        <w:rPr>
          <w:ins w:id="286" w:author="微软用户" w:date="2009-12-26T09:08:00Z"/>
          <w:rFonts w:hint="eastAsia"/>
          <w:b/>
          <w:sz w:val="10"/>
          <w:szCs w:val="10"/>
        </w:rPr>
      </w:pPr>
      <w:ins w:id="287" w:author="微软用户" w:date="2009-12-26T09:08:00Z">
        <w:r>
          <w:rPr>
            <w:rFonts w:hint="eastAsia"/>
            <w:b/>
            <w:sz w:val="10"/>
            <w:szCs w:val="10"/>
          </w:rPr>
          <w:t>四、简答题（10分）</w:t>
        </w:r>
      </w:ins>
    </w:p>
    <w:p>
      <w:pPr>
        <w:bidi w:val="0"/>
        <w:spacing w:line="240" w:lineRule="auto"/>
        <w:ind w:firstLine="50" w:firstLineChars="50"/>
        <w:rPr>
          <w:ins w:id="288" w:author="微软用户" w:date="2009-12-26T09:08:00Z"/>
          <w:rFonts w:hint="eastAsia"/>
          <w:sz w:val="10"/>
          <w:szCs w:val="10"/>
        </w:rPr>
      </w:pPr>
      <w:ins w:id="289" w:author="微软用户" w:date="2009-12-26T09:08:00Z">
        <w:r>
          <w:rPr>
            <w:rFonts w:hint="eastAsia"/>
            <w:sz w:val="10"/>
            <w:szCs w:val="10"/>
          </w:rPr>
          <w:t>1</w:t>
        </w:r>
      </w:ins>
      <w:ins w:id="290" w:author="微软用户" w:date="2009-12-26T09:08:00Z">
        <w:r>
          <w:rPr>
            <w:rFonts w:hint="eastAsia" w:ascii="宋体" w:hAnsi="宋体"/>
            <w:sz w:val="10"/>
            <w:szCs w:val="10"/>
          </w:rPr>
          <w:t>.</w:t>
        </w:r>
      </w:ins>
      <w:ins w:id="291" w:author="微软用户" w:date="2009-12-26T09:08:00Z">
        <w:r>
          <w:rPr>
            <w:rFonts w:hint="eastAsia"/>
            <w:sz w:val="10"/>
            <w:szCs w:val="10"/>
          </w:rPr>
          <w:t>如何理解社会主义初级阶段基本路线的主要内容？10分</w:t>
        </w:r>
      </w:ins>
    </w:p>
    <w:p>
      <w:pPr>
        <w:bidi w:val="0"/>
        <w:spacing w:line="240" w:lineRule="auto"/>
        <w:ind w:firstLine="200" w:firstLineChars="200"/>
        <w:rPr>
          <w:ins w:id="292" w:author="微软用户" w:date="2009-12-26T09:08:00Z"/>
          <w:rFonts w:hint="eastAsia"/>
          <w:sz w:val="10"/>
          <w:szCs w:val="10"/>
        </w:rPr>
      </w:pPr>
      <w:ins w:id="293" w:author="微软用户" w:date="2009-12-26T09:08:00Z">
        <w:r>
          <w:rPr>
            <w:rFonts w:hint="eastAsia"/>
            <w:sz w:val="10"/>
            <w:szCs w:val="10"/>
          </w:rPr>
          <w:t>党在社会主义初级阶段的基本路线：领导和团结全国各族人民，以经济建设为中心，坚持四项基本原则，坚持改革开放，自力更生，艰苦创业，为把我国建设成为富强、民主、文明的社会主义现代化国家而奋斗。</w:t>
        </w:r>
      </w:ins>
      <w:ins w:id="294" w:author="微软用户" w:date="2009-12-26T09:08:00Z">
        <w:r>
          <w:rPr>
            <w:rFonts w:hint="eastAsia"/>
            <w:sz w:val="10"/>
            <w:szCs w:val="10"/>
            <w:highlight w:val="yellow"/>
          </w:rPr>
          <w:t>2分</w:t>
        </w:r>
      </w:ins>
    </w:p>
    <w:p>
      <w:pPr>
        <w:bidi w:val="0"/>
        <w:spacing w:line="240" w:lineRule="auto"/>
        <w:ind w:firstLine="200" w:firstLineChars="200"/>
        <w:rPr>
          <w:ins w:id="295" w:author="微软用户" w:date="2009-12-26T09:08:00Z"/>
          <w:sz w:val="10"/>
          <w:szCs w:val="10"/>
        </w:rPr>
      </w:pPr>
      <w:ins w:id="296" w:author="微软用户" w:date="2009-12-26T09:08:00Z">
        <w:r>
          <w:rPr>
            <w:rFonts w:hint="eastAsia"/>
            <w:sz w:val="10"/>
            <w:szCs w:val="10"/>
          </w:rPr>
          <w:t>第一，建设“富强民主文明的社会主义现代化国家”。这是基本路线规定的党在社会主义初级阶段的奋斗目标，体现了社会主义社会的经济、政治文化和社会全面发展的要求。</w:t>
        </w:r>
      </w:ins>
      <w:ins w:id="297" w:author="微软用户" w:date="2009-12-26T09:08:00Z">
        <w:r>
          <w:rPr>
            <w:rFonts w:hint="eastAsia"/>
            <w:sz w:val="10"/>
            <w:szCs w:val="10"/>
            <w:highlight w:val="yellow"/>
          </w:rPr>
          <w:t>2分</w:t>
        </w:r>
      </w:ins>
    </w:p>
    <w:p>
      <w:pPr>
        <w:bidi w:val="0"/>
        <w:spacing w:line="240" w:lineRule="auto"/>
        <w:ind w:firstLine="200" w:firstLineChars="200"/>
        <w:rPr>
          <w:ins w:id="298" w:author="微软用户" w:date="2009-12-26T09:08:00Z"/>
          <w:sz w:val="10"/>
          <w:szCs w:val="10"/>
        </w:rPr>
      </w:pPr>
      <w:ins w:id="299" w:author="微软用户" w:date="2009-12-26T09:08:00Z">
        <w:r>
          <w:rPr>
            <w:rFonts w:hint="eastAsia"/>
            <w:sz w:val="10"/>
            <w:szCs w:val="10"/>
          </w:rPr>
          <w:t>第二，“一个中心、两个基本点”。这是基本路线最主要的内容，是实现社会主义现代化奋斗目标的基本途径。集中体现了我国社会主义现代化建设的战略布局，揭示了中国特色社会主义的客观规律和发展道路。</w:t>
        </w:r>
      </w:ins>
      <w:ins w:id="300" w:author="微软用户" w:date="2009-12-26T09:08:00Z">
        <w:r>
          <w:rPr>
            <w:rFonts w:hint="eastAsia"/>
            <w:sz w:val="10"/>
            <w:szCs w:val="10"/>
            <w:highlight w:val="yellow"/>
          </w:rPr>
          <w:t>2分</w:t>
        </w:r>
      </w:ins>
    </w:p>
    <w:p>
      <w:pPr>
        <w:bidi w:val="0"/>
        <w:spacing w:line="240" w:lineRule="auto"/>
        <w:ind w:firstLine="200" w:firstLineChars="200"/>
        <w:rPr>
          <w:ins w:id="301" w:author="微软用户" w:date="2009-12-26T09:08:00Z"/>
          <w:sz w:val="10"/>
          <w:szCs w:val="10"/>
        </w:rPr>
      </w:pPr>
      <w:ins w:id="302" w:author="微软用户" w:date="2009-12-26T09:08:00Z">
        <w:r>
          <w:rPr>
            <w:rFonts w:hint="eastAsia"/>
            <w:sz w:val="10"/>
            <w:szCs w:val="10"/>
          </w:rPr>
          <w:t>第三，“领导和团结全国各族人民”。这是实现社会主义现代化奋斗目标的领导力量和依靠力量。</w:t>
        </w:r>
      </w:ins>
      <w:ins w:id="303" w:author="微软用户" w:date="2009-12-26T09:08:00Z">
        <w:r>
          <w:rPr>
            <w:rFonts w:hint="eastAsia"/>
            <w:sz w:val="10"/>
            <w:szCs w:val="10"/>
            <w:highlight w:val="yellow"/>
          </w:rPr>
          <w:t>2分</w:t>
        </w:r>
      </w:ins>
    </w:p>
    <w:p>
      <w:pPr>
        <w:bidi w:val="0"/>
        <w:spacing w:line="240" w:lineRule="auto"/>
        <w:ind w:firstLine="200" w:firstLineChars="200"/>
        <w:rPr>
          <w:ins w:id="304" w:author="微软用户" w:date="2009-12-26T09:08:00Z"/>
          <w:rFonts w:hint="eastAsia"/>
          <w:sz w:val="10"/>
          <w:szCs w:val="10"/>
        </w:rPr>
      </w:pPr>
      <w:ins w:id="305" w:author="微软用户" w:date="2009-12-26T09:08:00Z">
        <w:r>
          <w:rPr>
            <w:rFonts w:hint="eastAsia"/>
            <w:sz w:val="10"/>
            <w:szCs w:val="10"/>
          </w:rPr>
          <w:t>第四，“自力更生，艰苦创业”。这是我们党的优良传统，也是实现社会主义初级阶段奋斗目标的根本立足点。</w:t>
        </w:r>
      </w:ins>
      <w:ins w:id="306" w:author="微软用户" w:date="2009-12-26T09:08:00Z">
        <w:r>
          <w:rPr>
            <w:rFonts w:hint="eastAsia"/>
            <w:sz w:val="10"/>
            <w:szCs w:val="10"/>
            <w:highlight w:val="yellow"/>
          </w:rPr>
          <w:t>2分</w:t>
        </w:r>
      </w:ins>
    </w:p>
    <w:p>
      <w:pPr>
        <w:bidi w:val="0"/>
        <w:spacing w:line="240" w:lineRule="auto"/>
        <w:rPr>
          <w:ins w:id="307" w:author="微软用户" w:date="2009-12-26T09:08:00Z"/>
          <w:rFonts w:hint="eastAsia"/>
          <w:b/>
          <w:sz w:val="10"/>
          <w:szCs w:val="10"/>
        </w:rPr>
      </w:pPr>
      <w:ins w:id="308" w:author="微软用户" w:date="2009-12-26T09:08:00Z">
        <w:r>
          <w:rPr>
            <w:rFonts w:hint="eastAsia"/>
            <w:b/>
            <w:sz w:val="10"/>
            <w:szCs w:val="10"/>
          </w:rPr>
          <w:t>二、判断题</w:t>
        </w:r>
      </w:ins>
      <w:ins w:id="309" w:author="微软用户" w:date="2009-12-26T09:08:00Z">
        <w:r>
          <w:rPr>
            <w:rFonts w:hint="eastAsia"/>
            <w:b/>
            <w:sz w:val="10"/>
            <w:szCs w:val="10"/>
            <w:highlight w:val="yellow"/>
          </w:rPr>
          <w:t>（全部正确）</w:t>
        </w:r>
      </w:ins>
    </w:p>
    <w:p>
      <w:pPr>
        <w:bidi w:val="0"/>
        <w:spacing w:line="240" w:lineRule="auto"/>
        <w:ind w:firstLine="100" w:firstLineChars="100"/>
        <w:rPr>
          <w:ins w:id="310" w:author="微软用户" w:date="2009-12-26T09:08:00Z"/>
          <w:sz w:val="10"/>
          <w:szCs w:val="10"/>
        </w:rPr>
      </w:pPr>
      <w:ins w:id="311" w:author="微软用户" w:date="2009-12-26T09:08:00Z">
        <w:r>
          <w:rPr>
            <w:rFonts w:hint="eastAsia"/>
            <w:sz w:val="10"/>
            <w:szCs w:val="10"/>
          </w:rPr>
          <w:t>1</w:t>
        </w:r>
      </w:ins>
      <w:ins w:id="312" w:author="微软用户" w:date="2009-12-26T09:08:00Z">
        <w:r>
          <w:rPr>
            <w:rFonts w:hint="eastAsia" w:ascii="宋体" w:hAnsi="宋体"/>
            <w:sz w:val="10"/>
            <w:szCs w:val="10"/>
          </w:rPr>
          <w:t>.</w:t>
        </w:r>
      </w:ins>
      <w:ins w:id="313" w:author="微软用户" w:date="2009-12-26T09:08:00Z">
        <w:r>
          <w:rPr>
            <w:rFonts w:hint="eastAsia" w:ascii="宋体" w:hAnsi="宋体"/>
            <w:bCs/>
            <w:kern w:val="0"/>
            <w:sz w:val="10"/>
            <w:szCs w:val="10"/>
          </w:rPr>
          <w:t>社会主义社会的基本矛盾是人民日益增长的物质文化需要同落后的社会生产之间的矛盾</w:t>
        </w:r>
      </w:ins>
    </w:p>
    <w:p>
      <w:pPr>
        <w:bidi w:val="0"/>
        <w:spacing w:line="240" w:lineRule="auto"/>
        <w:ind w:firstLine="100" w:firstLineChars="100"/>
        <w:rPr>
          <w:ins w:id="314" w:author="微软用户" w:date="2009-12-26T09:08:00Z"/>
          <w:rFonts w:hint="eastAsia"/>
          <w:sz w:val="10"/>
          <w:szCs w:val="10"/>
        </w:rPr>
      </w:pPr>
      <w:ins w:id="315" w:author="微软用户" w:date="2009-12-26T09:08:00Z">
        <w:r>
          <w:rPr>
            <w:rFonts w:hint="eastAsia"/>
            <w:sz w:val="10"/>
            <w:szCs w:val="10"/>
          </w:rPr>
          <w:t>2</w:t>
        </w:r>
      </w:ins>
      <w:ins w:id="316" w:author="微软用户" w:date="2009-12-26T09:08:00Z">
        <w:r>
          <w:rPr>
            <w:rFonts w:hint="eastAsia" w:ascii="宋体" w:hAnsi="宋体"/>
            <w:sz w:val="10"/>
            <w:szCs w:val="10"/>
          </w:rPr>
          <w:t>.</w:t>
        </w:r>
      </w:ins>
      <w:ins w:id="317" w:author="微软用户" w:date="2009-12-26T09:08:00Z">
        <w:r>
          <w:rPr>
            <w:rFonts w:hint="eastAsia"/>
            <w:bCs/>
            <w:sz w:val="10"/>
            <w:szCs w:val="10"/>
          </w:rPr>
          <w:t>社会主义改革是一场新的革命，但改革不是一个阶级推翻另一个阶级的革命。</w:t>
        </w:r>
      </w:ins>
    </w:p>
    <w:p>
      <w:pPr>
        <w:bidi w:val="0"/>
        <w:spacing w:line="240" w:lineRule="auto"/>
        <w:ind w:firstLine="100" w:firstLineChars="100"/>
        <w:rPr>
          <w:ins w:id="318" w:author="微软用户" w:date="2009-12-26T09:08:00Z"/>
          <w:sz w:val="10"/>
          <w:szCs w:val="10"/>
        </w:rPr>
      </w:pPr>
      <w:ins w:id="319" w:author="微软用户" w:date="2009-12-26T09:08:00Z">
        <w:r>
          <w:rPr>
            <w:rFonts w:hint="eastAsia"/>
            <w:sz w:val="10"/>
            <w:szCs w:val="10"/>
          </w:rPr>
          <w:t>3</w:t>
        </w:r>
      </w:ins>
      <w:ins w:id="320" w:author="微软用户" w:date="2009-12-26T09:08:00Z">
        <w:r>
          <w:rPr>
            <w:rFonts w:hint="eastAsia" w:ascii="宋体" w:hAnsi="宋体"/>
            <w:sz w:val="10"/>
            <w:szCs w:val="10"/>
          </w:rPr>
          <w:t>.</w:t>
        </w:r>
      </w:ins>
      <w:ins w:id="321" w:author="微软用户" w:date="2009-12-26T09:08:00Z">
        <w:r>
          <w:rPr>
            <w:rFonts w:hint="eastAsia"/>
            <w:sz w:val="10"/>
            <w:szCs w:val="10"/>
          </w:rPr>
          <w:t>中国的</w:t>
        </w:r>
      </w:ins>
      <w:ins w:id="322" w:author="微软用户" w:date="2009-12-26T09:08:00Z">
        <w:r>
          <w:rPr>
            <w:rFonts w:hint="eastAsia"/>
            <w:bCs/>
            <w:sz w:val="10"/>
            <w:szCs w:val="10"/>
          </w:rPr>
          <w:t>社会主义</w:t>
        </w:r>
      </w:ins>
      <w:ins w:id="323" w:author="微软用户" w:date="2009-12-26T09:08:00Z">
        <w:r>
          <w:rPr>
            <w:rFonts w:hint="eastAsia"/>
            <w:sz w:val="10"/>
            <w:szCs w:val="10"/>
          </w:rPr>
          <w:t>改革是全面的改革，在全面改革中，经济体制改革是重点。</w:t>
        </w:r>
      </w:ins>
    </w:p>
    <w:p>
      <w:pPr>
        <w:bidi w:val="0"/>
        <w:spacing w:line="240" w:lineRule="auto"/>
        <w:ind w:firstLine="100" w:firstLineChars="100"/>
        <w:rPr>
          <w:ins w:id="324" w:author="微软用户" w:date="2009-12-26T09:08:00Z"/>
          <w:sz w:val="10"/>
          <w:szCs w:val="10"/>
        </w:rPr>
      </w:pPr>
      <w:ins w:id="325" w:author="微软用户" w:date="2009-12-26T09:08:00Z">
        <w:r>
          <w:rPr>
            <w:rFonts w:hint="eastAsia"/>
            <w:sz w:val="10"/>
            <w:szCs w:val="10"/>
          </w:rPr>
          <w:t>4</w:t>
        </w:r>
      </w:ins>
      <w:ins w:id="326" w:author="微软用户" w:date="2009-12-26T09:08:00Z">
        <w:r>
          <w:rPr>
            <w:rFonts w:hint="eastAsia" w:ascii="宋体" w:hAnsi="宋体"/>
            <w:sz w:val="10"/>
            <w:szCs w:val="10"/>
          </w:rPr>
          <w:t>.</w:t>
        </w:r>
      </w:ins>
      <w:ins w:id="327" w:author="微软用户" w:date="2009-12-26T09:08:00Z">
        <w:r>
          <w:rPr>
            <w:rFonts w:hint="eastAsia"/>
            <w:sz w:val="10"/>
            <w:szCs w:val="10"/>
          </w:rPr>
          <w:t xml:space="preserve">党的十一届三中全会以后，我国开始了对外开放的历史进程，逐步形成了全方位、多层次、宽领域的对外开放格局。 </w:t>
        </w:r>
      </w:ins>
    </w:p>
    <w:p>
      <w:pPr>
        <w:bidi w:val="0"/>
        <w:spacing w:line="240" w:lineRule="auto"/>
        <w:ind w:firstLine="100" w:firstLineChars="100"/>
        <w:rPr>
          <w:ins w:id="328" w:author="微软用户" w:date="2009-12-26T09:08:00Z"/>
          <w:rFonts w:hint="eastAsia"/>
          <w:sz w:val="10"/>
          <w:szCs w:val="10"/>
        </w:rPr>
      </w:pPr>
      <w:ins w:id="329" w:author="微软用户" w:date="2009-12-26T09:08:00Z">
        <w:r>
          <w:rPr>
            <w:rFonts w:hint="eastAsia"/>
            <w:sz w:val="10"/>
            <w:szCs w:val="10"/>
          </w:rPr>
          <w:t>5</w:t>
        </w:r>
      </w:ins>
      <w:ins w:id="330" w:author="微软用户" w:date="2009-12-26T09:08:00Z">
        <w:r>
          <w:rPr>
            <w:rFonts w:hint="eastAsia" w:ascii="宋体" w:hAnsi="宋体"/>
            <w:sz w:val="10"/>
            <w:szCs w:val="10"/>
          </w:rPr>
          <w:t>.</w:t>
        </w:r>
      </w:ins>
      <w:ins w:id="331" w:author="微软用户" w:date="2009-12-26T09:08:00Z">
        <w:r>
          <w:rPr>
            <w:rFonts w:hint="eastAsia"/>
            <w:sz w:val="10"/>
            <w:szCs w:val="10"/>
          </w:rPr>
          <w:t>经济全球化是社会生产力和科学技术发展的客观要求和必然结果，有利于促进资本、技术、知识等生产要素在全球范围内的优化配置，为我们带来了新的发展机遇，但它也会使国家的经济安全、政治安全、文化安全以及环境与生态安全等受到挑战和威胁。</w:t>
        </w:r>
      </w:ins>
    </w:p>
    <w:p>
      <w:pPr>
        <w:bidi w:val="0"/>
        <w:spacing w:line="240" w:lineRule="auto"/>
        <w:rPr>
          <w:rFonts w:hint="eastAsia"/>
          <w:b/>
          <w:sz w:val="10"/>
          <w:szCs w:val="10"/>
        </w:rPr>
      </w:pPr>
      <w:r>
        <w:rPr>
          <w:rFonts w:hint="eastAsia"/>
          <w:b/>
          <w:sz w:val="10"/>
          <w:szCs w:val="10"/>
        </w:rPr>
        <w:t xml:space="preserve">三、判断题 </w:t>
      </w:r>
    </w:p>
    <w:p>
      <w:pPr>
        <w:bidi w:val="0"/>
        <w:spacing w:line="240" w:lineRule="auto"/>
        <w:ind w:firstLine="100" w:firstLineChars="100"/>
        <w:rPr>
          <w:sz w:val="10"/>
          <w:szCs w:val="10"/>
        </w:rPr>
      </w:pPr>
      <w:r>
        <w:rPr>
          <w:rFonts w:hint="eastAsia"/>
          <w:sz w:val="10"/>
          <w:szCs w:val="10"/>
        </w:rPr>
        <w:t>1</w:t>
      </w:r>
      <w:r>
        <w:rPr>
          <w:rFonts w:hint="eastAsia" w:ascii="宋体" w:hAnsi="宋体"/>
          <w:sz w:val="10"/>
          <w:szCs w:val="10"/>
        </w:rPr>
        <w:t>.</w:t>
      </w:r>
      <w:r>
        <w:rPr>
          <w:rFonts w:hint="eastAsia" w:ascii="宋体" w:hAnsi="宋体"/>
          <w:bCs/>
          <w:kern w:val="0"/>
          <w:sz w:val="10"/>
          <w:szCs w:val="10"/>
        </w:rPr>
        <w:t>社会主义社会的基本矛盾是人民日益增长的物质文化需要同落后的社会生产之间的矛盾</w:t>
      </w:r>
    </w:p>
    <w:p>
      <w:pPr>
        <w:bidi w:val="0"/>
        <w:spacing w:line="240" w:lineRule="auto"/>
        <w:ind w:firstLine="100" w:firstLineChars="100"/>
        <w:rPr>
          <w:rFonts w:hint="eastAsia"/>
          <w:sz w:val="10"/>
          <w:szCs w:val="10"/>
        </w:rPr>
      </w:pPr>
      <w:r>
        <w:rPr>
          <w:rFonts w:hint="eastAsia"/>
          <w:sz w:val="10"/>
          <w:szCs w:val="10"/>
        </w:rPr>
        <w:t>2</w:t>
      </w:r>
      <w:r>
        <w:rPr>
          <w:rFonts w:hint="eastAsia" w:ascii="宋体" w:hAnsi="宋体"/>
          <w:sz w:val="10"/>
          <w:szCs w:val="10"/>
        </w:rPr>
        <w:t>.</w:t>
      </w:r>
      <w:r>
        <w:rPr>
          <w:rFonts w:hint="eastAsia"/>
          <w:bCs/>
          <w:sz w:val="10"/>
          <w:szCs w:val="10"/>
        </w:rPr>
        <w:t>社会主义改革是一场新的革命，但改革不是一个阶级推翻另一个阶级的革命。</w:t>
      </w:r>
    </w:p>
    <w:p>
      <w:pPr>
        <w:bidi w:val="0"/>
        <w:spacing w:line="240" w:lineRule="auto"/>
        <w:ind w:firstLine="100" w:firstLineChars="100"/>
        <w:rPr>
          <w:sz w:val="10"/>
          <w:szCs w:val="10"/>
        </w:rPr>
      </w:pPr>
      <w:r>
        <w:rPr>
          <w:rFonts w:hint="eastAsia"/>
          <w:sz w:val="10"/>
          <w:szCs w:val="10"/>
        </w:rPr>
        <w:t>3</w:t>
      </w:r>
      <w:r>
        <w:rPr>
          <w:rFonts w:hint="eastAsia" w:ascii="宋体" w:hAnsi="宋体"/>
          <w:sz w:val="10"/>
          <w:szCs w:val="10"/>
        </w:rPr>
        <w:t>.</w:t>
      </w:r>
      <w:r>
        <w:rPr>
          <w:rFonts w:hint="eastAsia"/>
          <w:sz w:val="10"/>
          <w:szCs w:val="10"/>
        </w:rPr>
        <w:t>中国的</w:t>
      </w:r>
      <w:r>
        <w:rPr>
          <w:rFonts w:hint="eastAsia"/>
          <w:bCs/>
          <w:sz w:val="10"/>
          <w:szCs w:val="10"/>
        </w:rPr>
        <w:t>社会主义</w:t>
      </w:r>
      <w:r>
        <w:rPr>
          <w:rFonts w:hint="eastAsia"/>
          <w:sz w:val="10"/>
          <w:szCs w:val="10"/>
        </w:rPr>
        <w:t>改革是全面的改革，在全面改革中，经济体制改革是重点。</w:t>
      </w:r>
    </w:p>
    <w:p>
      <w:pPr>
        <w:bidi w:val="0"/>
        <w:spacing w:line="240" w:lineRule="auto"/>
        <w:ind w:firstLine="100" w:firstLineChars="100"/>
        <w:rPr>
          <w:sz w:val="10"/>
          <w:szCs w:val="10"/>
        </w:rPr>
      </w:pPr>
      <w:r>
        <w:rPr>
          <w:rFonts w:hint="eastAsia"/>
          <w:sz w:val="10"/>
          <w:szCs w:val="10"/>
        </w:rPr>
        <w:t>4</w:t>
      </w:r>
      <w:r>
        <w:rPr>
          <w:rFonts w:hint="eastAsia" w:ascii="宋体" w:hAnsi="宋体"/>
          <w:sz w:val="10"/>
          <w:szCs w:val="10"/>
        </w:rPr>
        <w:t>.</w:t>
      </w:r>
      <w:r>
        <w:rPr>
          <w:rFonts w:hint="eastAsia"/>
          <w:sz w:val="10"/>
          <w:szCs w:val="10"/>
        </w:rPr>
        <w:t xml:space="preserve">党的十一届三中全会以后，我国开始了对外开放的历史进程，逐步形成了全方位、多层次、宽领域的对外开放格局。 </w:t>
      </w:r>
    </w:p>
    <w:p>
      <w:pPr>
        <w:bidi w:val="0"/>
        <w:spacing w:line="240" w:lineRule="auto"/>
        <w:ind w:firstLine="100" w:firstLineChars="100"/>
        <w:rPr>
          <w:rFonts w:hint="eastAsia"/>
          <w:sz w:val="10"/>
          <w:szCs w:val="10"/>
        </w:rPr>
      </w:pPr>
      <w:r>
        <w:rPr>
          <w:rFonts w:hint="eastAsia"/>
          <w:sz w:val="10"/>
          <w:szCs w:val="10"/>
        </w:rPr>
        <w:t>5</w:t>
      </w:r>
      <w:r>
        <w:rPr>
          <w:rFonts w:hint="eastAsia" w:ascii="宋体" w:hAnsi="宋体"/>
          <w:sz w:val="10"/>
          <w:szCs w:val="10"/>
        </w:rPr>
        <w:t>.</w:t>
      </w:r>
      <w:r>
        <w:rPr>
          <w:rFonts w:hint="eastAsia"/>
          <w:sz w:val="10"/>
          <w:szCs w:val="10"/>
        </w:rPr>
        <w:t>经济全球化是社会生产力和科学技术发展的客观要求和必然结果，有利于促进资本、技术、知识等生产要素在全球范围内的优化配置，为我们带来了新的发展机遇，但它也会使国家的经济安全、政治安全、文化安全以及环境与生态安全等受到挑战和威胁。</w:t>
      </w:r>
    </w:p>
    <w:p>
      <w:pPr>
        <w:bidi w:val="0"/>
        <w:spacing w:line="240" w:lineRule="auto"/>
        <w:ind w:firstLine="50" w:firstLineChars="50"/>
        <w:rPr>
          <w:rFonts w:hint="eastAsia"/>
          <w:sz w:val="10"/>
          <w:szCs w:val="10"/>
        </w:rPr>
      </w:pPr>
      <w:r>
        <w:rPr>
          <w:rFonts w:hint="eastAsia"/>
          <w:sz w:val="10"/>
          <w:szCs w:val="10"/>
        </w:rPr>
        <w:t xml:space="preserve"> 6</w:t>
      </w:r>
      <w:r>
        <w:rPr>
          <w:rFonts w:hint="eastAsia" w:ascii="宋体" w:hAnsi="宋体"/>
          <w:sz w:val="10"/>
          <w:szCs w:val="10"/>
        </w:rPr>
        <w:t>.</w:t>
      </w:r>
      <w:r>
        <w:rPr>
          <w:rFonts w:hint="eastAsia"/>
          <w:sz w:val="10"/>
          <w:szCs w:val="10"/>
        </w:rPr>
        <w:t>改革开放是党在新的时代条件下带领人民进行的新的伟大革命，它是在原有经济体制基础上的细枝末节的修补，而不是对原有经济体制的根本性变革。</w:t>
      </w:r>
    </w:p>
    <w:p>
      <w:pPr>
        <w:bidi w:val="0"/>
        <w:spacing w:line="240" w:lineRule="auto"/>
        <w:ind w:firstLine="100" w:firstLineChars="100"/>
        <w:rPr>
          <w:rFonts w:hint="eastAsia"/>
          <w:sz w:val="10"/>
          <w:szCs w:val="10"/>
        </w:rPr>
      </w:pPr>
      <w:r>
        <w:rPr>
          <w:rFonts w:hint="eastAsia"/>
          <w:sz w:val="10"/>
          <w:szCs w:val="10"/>
        </w:rPr>
        <w:t>7</w:t>
      </w:r>
      <w:r>
        <w:rPr>
          <w:rFonts w:hint="eastAsia" w:ascii="宋体" w:hAnsi="宋体"/>
          <w:sz w:val="10"/>
          <w:szCs w:val="10"/>
        </w:rPr>
        <w:t>.</w:t>
      </w:r>
      <w:r>
        <w:rPr>
          <w:rFonts w:hint="eastAsia"/>
          <w:sz w:val="10"/>
          <w:szCs w:val="10"/>
        </w:rPr>
        <w:t>改革与开放紧密相连，我们可以把十一届三中全会以来的改革开放政策都叫改革，但是不能把改革政策都称为开放政策。</w:t>
      </w:r>
    </w:p>
    <w:p>
      <w:pPr>
        <w:bidi w:val="0"/>
        <w:spacing w:line="240" w:lineRule="auto"/>
        <w:rPr>
          <w:rFonts w:hint="eastAsia"/>
          <w:b/>
          <w:sz w:val="10"/>
          <w:szCs w:val="10"/>
        </w:rPr>
      </w:pPr>
    </w:p>
    <w:p>
      <w:pPr>
        <w:bidi w:val="0"/>
        <w:spacing w:line="240" w:lineRule="auto"/>
        <w:rPr>
          <w:rFonts w:hint="eastAsia"/>
          <w:b/>
          <w:sz w:val="10"/>
          <w:szCs w:val="10"/>
        </w:rPr>
      </w:pPr>
      <w:r>
        <w:rPr>
          <w:rFonts w:hint="eastAsia"/>
          <w:b/>
          <w:sz w:val="10"/>
          <w:szCs w:val="10"/>
        </w:rPr>
        <w:t xml:space="preserve">四、简答题 </w:t>
      </w:r>
    </w:p>
    <w:p>
      <w:pPr>
        <w:bidi w:val="0"/>
        <w:spacing w:line="240" w:lineRule="auto"/>
        <w:ind w:firstLine="150" w:firstLineChars="150"/>
        <w:rPr>
          <w:ins w:id="332" w:author="微软用户" w:date="2009-12-26T09:08:00Z"/>
          <w:rFonts w:hint="eastAsia"/>
          <w:sz w:val="10"/>
          <w:szCs w:val="10"/>
        </w:rPr>
      </w:pPr>
    </w:p>
    <w:p>
      <w:pPr>
        <w:bidi w:val="0"/>
        <w:spacing w:line="240" w:lineRule="auto"/>
        <w:rPr>
          <w:ins w:id="333" w:author="微软用户" w:date="2009-12-26T09:08:00Z"/>
          <w:rFonts w:hint="eastAsia"/>
          <w:b/>
          <w:sz w:val="10"/>
          <w:szCs w:val="10"/>
        </w:rPr>
      </w:pPr>
      <w:ins w:id="334" w:author="微软用户" w:date="2009-12-26T09:08:00Z">
        <w:r>
          <w:rPr>
            <w:rFonts w:hint="eastAsia"/>
            <w:b/>
            <w:sz w:val="10"/>
            <w:szCs w:val="10"/>
          </w:rPr>
          <w:t>四、简答题（10分）</w:t>
        </w:r>
      </w:ins>
    </w:p>
    <w:p>
      <w:pPr>
        <w:bidi w:val="0"/>
        <w:spacing w:line="240" w:lineRule="auto"/>
        <w:rPr>
          <w:rFonts w:hint="eastAsia"/>
          <w:sz w:val="10"/>
          <w:szCs w:val="10"/>
        </w:rPr>
      </w:pPr>
      <w:r>
        <w:rPr>
          <w:rFonts w:hint="eastAsia"/>
          <w:sz w:val="10"/>
          <w:szCs w:val="10"/>
        </w:rPr>
        <w:t>1</w:t>
      </w:r>
      <w:r>
        <w:rPr>
          <w:rFonts w:hint="eastAsia" w:ascii="宋体" w:hAnsi="宋体"/>
          <w:sz w:val="10"/>
          <w:szCs w:val="10"/>
        </w:rPr>
        <w:t>.</w:t>
      </w:r>
      <w:r>
        <w:rPr>
          <w:rFonts w:hint="eastAsia"/>
          <w:sz w:val="10"/>
          <w:szCs w:val="10"/>
        </w:rPr>
        <w:t>如何正确处理改革、发展、稳定之间的关系？</w:t>
      </w:r>
    </w:p>
    <w:p>
      <w:pPr>
        <w:bidi w:val="0"/>
        <w:spacing w:line="240" w:lineRule="auto"/>
        <w:ind w:firstLine="150" w:firstLineChars="150"/>
        <w:rPr>
          <w:rFonts w:hint="eastAsia"/>
          <w:sz w:val="10"/>
          <w:szCs w:val="10"/>
        </w:rPr>
      </w:pPr>
      <w:r>
        <w:rPr>
          <w:rFonts w:hint="eastAsia"/>
          <w:sz w:val="10"/>
          <w:szCs w:val="10"/>
        </w:rPr>
        <w:t xml:space="preserve"> </w:t>
      </w:r>
    </w:p>
    <w:p>
      <w:pPr>
        <w:bidi w:val="0"/>
        <w:spacing w:line="240" w:lineRule="auto"/>
        <w:ind w:firstLine="200" w:firstLineChars="200"/>
        <w:rPr>
          <w:ins w:id="335" w:author="微软用户" w:date="2009-12-26T09:08:00Z"/>
          <w:rFonts w:hint="eastAsia"/>
          <w:sz w:val="10"/>
          <w:szCs w:val="10"/>
        </w:rPr>
      </w:pPr>
      <w:ins w:id="336" w:author="微软用户" w:date="2009-12-26T09:08:00Z">
        <w:r>
          <w:rPr>
            <w:rFonts w:hint="eastAsia"/>
            <w:sz w:val="10"/>
            <w:szCs w:val="10"/>
          </w:rPr>
          <w:t>发展是硬道理，中国解决所有问题的关键要靠自己的发展。改革是经济和社会发展的强大动力，是社会主义制度的自我完善和发展。稳定是改革和发展的前提，改革和发展必须要有稳定的政治和社会环境。没有稳定的政治和社会环境，一切无从谈起。</w:t>
        </w:r>
      </w:ins>
      <w:ins w:id="337" w:author="微软用户" w:date="2009-12-26T09:08:00Z">
        <w:r>
          <w:rPr>
            <w:rFonts w:hint="eastAsia"/>
            <w:sz w:val="10"/>
            <w:szCs w:val="10"/>
            <w:highlight w:val="yellow"/>
          </w:rPr>
          <w:t>4分</w:t>
        </w:r>
      </w:ins>
    </w:p>
    <w:p>
      <w:pPr>
        <w:bidi w:val="0"/>
        <w:spacing w:line="240" w:lineRule="auto"/>
        <w:ind w:firstLine="150" w:firstLineChars="150"/>
        <w:rPr>
          <w:ins w:id="338" w:author="微软用户" w:date="2009-12-26T09:08:00Z"/>
          <w:sz w:val="10"/>
          <w:szCs w:val="10"/>
        </w:rPr>
      </w:pPr>
      <w:ins w:id="339" w:author="微软用户" w:date="2009-12-26T09:08:00Z">
        <w:r>
          <w:rPr>
            <w:rFonts w:hint="eastAsia"/>
            <w:sz w:val="10"/>
            <w:szCs w:val="10"/>
          </w:rPr>
          <w:t>第一，保持改革、发展、稳定在动态中的相互协调和相互促进。</w:t>
        </w:r>
      </w:ins>
      <w:ins w:id="340" w:author="微软用户" w:date="2009-12-26T09:08:00Z">
        <w:r>
          <w:rPr>
            <w:rFonts w:hint="eastAsia"/>
            <w:sz w:val="10"/>
            <w:szCs w:val="10"/>
            <w:highlight w:val="yellow"/>
          </w:rPr>
          <w:t>2分</w:t>
        </w:r>
      </w:ins>
    </w:p>
    <w:p>
      <w:pPr>
        <w:bidi w:val="0"/>
        <w:spacing w:line="240" w:lineRule="auto"/>
        <w:ind w:firstLine="150" w:firstLineChars="150"/>
        <w:rPr>
          <w:ins w:id="341" w:author="微软用户" w:date="2009-12-26T09:08:00Z"/>
          <w:sz w:val="10"/>
          <w:szCs w:val="10"/>
        </w:rPr>
      </w:pPr>
      <w:ins w:id="342" w:author="微软用户" w:date="2009-12-26T09:08:00Z">
        <w:r>
          <w:rPr>
            <w:rFonts w:hint="eastAsia"/>
            <w:sz w:val="10"/>
            <w:szCs w:val="10"/>
          </w:rPr>
          <w:t>第二，把改革的力度、发展的速度和社会可以承受的程度统一起来。</w:t>
        </w:r>
      </w:ins>
      <w:ins w:id="343" w:author="微软用户" w:date="2009-12-26T09:08:00Z">
        <w:r>
          <w:rPr>
            <w:rFonts w:hint="eastAsia"/>
            <w:sz w:val="10"/>
            <w:szCs w:val="10"/>
            <w:highlight w:val="yellow"/>
          </w:rPr>
          <w:t>2分</w:t>
        </w:r>
      </w:ins>
    </w:p>
    <w:p>
      <w:pPr>
        <w:bidi w:val="0"/>
        <w:spacing w:line="240" w:lineRule="auto"/>
        <w:ind w:firstLine="150" w:firstLineChars="150"/>
        <w:rPr>
          <w:ins w:id="344" w:author="微软用户" w:date="2009-12-26T09:08:00Z"/>
          <w:rFonts w:hint="eastAsia"/>
          <w:sz w:val="10"/>
          <w:szCs w:val="10"/>
        </w:rPr>
      </w:pPr>
      <w:ins w:id="345" w:author="微软用户" w:date="2009-12-26T09:08:00Z">
        <w:r>
          <w:rPr>
            <w:rFonts w:hint="eastAsia"/>
            <w:sz w:val="10"/>
            <w:szCs w:val="10"/>
          </w:rPr>
          <w:t>第三，把不断改善人民生活作为处理改革、发展、稳定关系的重要结合点。</w:t>
        </w:r>
      </w:ins>
      <w:ins w:id="346" w:author="微软用户" w:date="2009-12-26T09:08:00Z">
        <w:r>
          <w:rPr>
            <w:rFonts w:hint="eastAsia"/>
            <w:sz w:val="10"/>
            <w:szCs w:val="10"/>
            <w:highlight w:val="yellow"/>
          </w:rPr>
          <w:t>2分</w:t>
        </w:r>
      </w:ins>
    </w:p>
    <w:p>
      <w:pPr>
        <w:bidi w:val="0"/>
        <w:spacing w:line="240" w:lineRule="auto"/>
        <w:rPr>
          <w:ins w:id="347" w:author="微软用户" w:date="2009-12-26T09:08:00Z"/>
          <w:rFonts w:hint="eastAsia"/>
          <w:b/>
          <w:sz w:val="10"/>
          <w:szCs w:val="10"/>
        </w:rPr>
      </w:pPr>
      <w:ins w:id="348" w:author="微软用户" w:date="2009-12-26T09:08:00Z">
        <w:r>
          <w:rPr>
            <w:rFonts w:hint="eastAsia"/>
            <w:b/>
            <w:sz w:val="10"/>
            <w:szCs w:val="10"/>
          </w:rPr>
          <w:t>二、判断题</w:t>
        </w:r>
      </w:ins>
      <w:ins w:id="349" w:author="微软用户" w:date="2009-12-26T09:08:00Z">
        <w:r>
          <w:rPr>
            <w:rFonts w:hint="eastAsia"/>
            <w:b/>
            <w:sz w:val="10"/>
            <w:szCs w:val="10"/>
            <w:highlight w:val="yellow"/>
          </w:rPr>
          <w:t>（全部错误）</w:t>
        </w:r>
      </w:ins>
    </w:p>
    <w:p>
      <w:pPr>
        <w:bidi w:val="0"/>
        <w:spacing w:line="240" w:lineRule="auto"/>
        <w:ind w:firstLine="100" w:firstLineChars="100"/>
        <w:rPr>
          <w:ins w:id="350" w:author="微软用户" w:date="2009-12-26T09:08:00Z"/>
          <w:rFonts w:hint="eastAsia"/>
          <w:sz w:val="10"/>
          <w:szCs w:val="10"/>
        </w:rPr>
      </w:pPr>
      <w:ins w:id="351" w:author="微软用户" w:date="2009-12-26T09:08:00Z">
        <w:r>
          <w:rPr>
            <w:rFonts w:hint="eastAsia"/>
            <w:sz w:val="10"/>
            <w:szCs w:val="10"/>
          </w:rPr>
          <w:t>1</w:t>
        </w:r>
      </w:ins>
      <w:ins w:id="352" w:author="微软用户" w:date="2009-12-26T09:08:00Z">
        <w:r>
          <w:rPr>
            <w:rFonts w:hint="eastAsia" w:ascii="宋体" w:hAnsi="宋体"/>
            <w:sz w:val="10"/>
            <w:szCs w:val="10"/>
          </w:rPr>
          <w:t>.</w:t>
        </w:r>
      </w:ins>
      <w:ins w:id="353" w:author="微软用户" w:date="2009-12-26T09:08:00Z">
        <w:r>
          <w:rPr>
            <w:rFonts w:hint="eastAsia"/>
            <w:sz w:val="10"/>
            <w:szCs w:val="10"/>
          </w:rPr>
          <w:t>计划经济和市场经济是代表社会主义和资本主义两种经济制度的本质属性。</w:t>
        </w:r>
      </w:ins>
    </w:p>
    <w:p>
      <w:pPr>
        <w:bidi w:val="0"/>
        <w:spacing w:line="240" w:lineRule="auto"/>
        <w:ind w:firstLine="100" w:firstLineChars="100"/>
        <w:rPr>
          <w:ins w:id="354" w:author="微软用户" w:date="2009-12-26T09:08:00Z"/>
          <w:rFonts w:hint="eastAsia"/>
          <w:sz w:val="10"/>
          <w:szCs w:val="10"/>
        </w:rPr>
      </w:pPr>
      <w:ins w:id="355" w:author="微软用户" w:date="2009-12-26T09:08:00Z">
        <w:r>
          <w:rPr>
            <w:rFonts w:hint="eastAsia"/>
            <w:sz w:val="10"/>
            <w:szCs w:val="10"/>
          </w:rPr>
          <w:t>2</w:t>
        </w:r>
      </w:ins>
      <w:ins w:id="356" w:author="微软用户" w:date="2009-12-26T09:08:00Z">
        <w:r>
          <w:rPr>
            <w:rFonts w:hint="eastAsia" w:ascii="宋体" w:hAnsi="宋体"/>
            <w:sz w:val="10"/>
            <w:szCs w:val="10"/>
          </w:rPr>
          <w:t>.</w:t>
        </w:r>
      </w:ins>
      <w:ins w:id="357" w:author="微软用户" w:date="2009-12-26T09:08:00Z">
        <w:r>
          <w:rPr>
            <w:rFonts w:hint="eastAsia"/>
            <w:sz w:val="10"/>
            <w:szCs w:val="10"/>
          </w:rPr>
          <w:t>市场经济就是市场经济，没有什么社会主义市场经济与资本主义市场经济之分。</w:t>
        </w:r>
      </w:ins>
    </w:p>
    <w:p>
      <w:pPr>
        <w:bidi w:val="0"/>
        <w:spacing w:line="240" w:lineRule="auto"/>
        <w:ind w:firstLine="100" w:firstLineChars="100"/>
        <w:rPr>
          <w:ins w:id="358" w:author="微软用户" w:date="2009-12-26T09:08:00Z"/>
          <w:rFonts w:hint="eastAsia"/>
          <w:sz w:val="10"/>
          <w:szCs w:val="10"/>
        </w:rPr>
      </w:pPr>
      <w:ins w:id="359" w:author="微软用户" w:date="2009-12-26T09:08:00Z">
        <w:r>
          <w:rPr>
            <w:rFonts w:hint="eastAsia"/>
            <w:sz w:val="10"/>
            <w:szCs w:val="10"/>
          </w:rPr>
          <w:t>3</w:t>
        </w:r>
      </w:ins>
      <w:ins w:id="360" w:author="微软用户" w:date="2009-12-26T09:08:00Z">
        <w:r>
          <w:rPr>
            <w:rFonts w:hint="eastAsia" w:ascii="宋体" w:hAnsi="宋体"/>
            <w:sz w:val="10"/>
            <w:szCs w:val="10"/>
          </w:rPr>
          <w:t>.</w:t>
        </w:r>
      </w:ins>
      <w:ins w:id="361" w:author="微软用户" w:date="2009-12-26T09:08:00Z">
        <w:r>
          <w:rPr>
            <w:rFonts w:hint="eastAsia"/>
            <w:sz w:val="10"/>
            <w:szCs w:val="10"/>
          </w:rPr>
          <w:t>以公有制为主体、多种所有制经济共同发展，是我国社会主义初级阶段的一项基本政治制度。</w:t>
        </w:r>
      </w:ins>
    </w:p>
    <w:p>
      <w:pPr>
        <w:bidi w:val="0"/>
        <w:spacing w:line="240" w:lineRule="auto"/>
        <w:ind w:firstLine="100" w:firstLineChars="100"/>
        <w:rPr>
          <w:ins w:id="362" w:author="微软用户" w:date="2009-12-26T09:08:00Z"/>
          <w:rFonts w:hint="eastAsia"/>
          <w:sz w:val="10"/>
          <w:szCs w:val="10"/>
        </w:rPr>
      </w:pPr>
      <w:ins w:id="363" w:author="微软用户" w:date="2009-12-26T09:08:00Z">
        <w:r>
          <w:rPr>
            <w:rFonts w:hint="eastAsia"/>
            <w:sz w:val="10"/>
            <w:szCs w:val="10"/>
          </w:rPr>
          <w:t>4</w:t>
        </w:r>
      </w:ins>
      <w:ins w:id="364" w:author="微软用户" w:date="2009-12-26T09:08:00Z">
        <w:r>
          <w:rPr>
            <w:rFonts w:hint="eastAsia" w:ascii="宋体" w:hAnsi="宋体"/>
            <w:sz w:val="10"/>
            <w:szCs w:val="10"/>
          </w:rPr>
          <w:t>.</w:t>
        </w:r>
      </w:ins>
      <w:ins w:id="365" w:author="微软用户" w:date="2009-12-26T09:08:00Z">
        <w:r>
          <w:rPr>
            <w:rFonts w:hint="eastAsia"/>
            <w:sz w:val="10"/>
            <w:szCs w:val="10"/>
          </w:rPr>
          <w:t>社会主义初级阶段基本经济制度，只包括作为社会主义经济基础的公有制经济，不包括不是社会主义经济基础的非公有制经济。</w:t>
        </w:r>
      </w:ins>
    </w:p>
    <w:p>
      <w:pPr>
        <w:bidi w:val="0"/>
        <w:spacing w:line="240" w:lineRule="auto"/>
        <w:ind w:firstLine="100" w:firstLineChars="100"/>
        <w:rPr>
          <w:ins w:id="366" w:author="微软用户" w:date="2009-12-26T09:08:00Z"/>
          <w:rFonts w:hint="eastAsia"/>
          <w:sz w:val="10"/>
          <w:szCs w:val="10"/>
        </w:rPr>
      </w:pPr>
      <w:ins w:id="367" w:author="微软用户" w:date="2009-12-26T09:08:00Z">
        <w:r>
          <w:rPr>
            <w:rFonts w:hint="eastAsia"/>
            <w:sz w:val="10"/>
            <w:szCs w:val="10"/>
          </w:rPr>
          <w:t>5</w:t>
        </w:r>
      </w:ins>
      <w:ins w:id="368" w:author="微软用户" w:date="2009-12-26T09:08:00Z">
        <w:r>
          <w:rPr>
            <w:rFonts w:hint="eastAsia" w:ascii="宋体" w:hAnsi="宋体"/>
            <w:sz w:val="10"/>
            <w:szCs w:val="10"/>
          </w:rPr>
          <w:t>.</w:t>
        </w:r>
      </w:ins>
      <w:ins w:id="369" w:author="微软用户" w:date="2009-12-26T09:08:00Z">
        <w:r>
          <w:rPr>
            <w:rFonts w:hint="eastAsia"/>
            <w:sz w:val="10"/>
            <w:szCs w:val="10"/>
          </w:rPr>
          <w:t>共同富裕就是全体人民在同一时间以同等的速度富裕起来。</w:t>
        </w:r>
      </w:ins>
    </w:p>
    <w:p>
      <w:pPr>
        <w:bidi w:val="0"/>
        <w:spacing w:line="240" w:lineRule="auto"/>
        <w:ind w:firstLine="100" w:firstLineChars="100"/>
        <w:rPr>
          <w:ins w:id="370" w:author="微软用户" w:date="2009-12-26T09:08:00Z"/>
          <w:rFonts w:hint="eastAsia"/>
          <w:sz w:val="10"/>
          <w:szCs w:val="10"/>
        </w:rPr>
      </w:pPr>
      <w:ins w:id="371" w:author="微软用户" w:date="2009-12-26T09:08:00Z">
        <w:r>
          <w:rPr>
            <w:rFonts w:hint="eastAsia"/>
            <w:sz w:val="10"/>
            <w:szCs w:val="10"/>
          </w:rPr>
          <w:t>6</w:t>
        </w:r>
      </w:ins>
      <w:ins w:id="372" w:author="微软用户" w:date="2009-12-26T09:08:00Z">
        <w:r>
          <w:rPr>
            <w:rFonts w:hint="eastAsia" w:ascii="宋体" w:hAnsi="宋体"/>
            <w:sz w:val="10"/>
            <w:szCs w:val="10"/>
          </w:rPr>
          <w:t>.</w:t>
        </w:r>
      </w:ins>
      <w:ins w:id="373" w:author="微软用户" w:date="2009-12-26T09:08:00Z">
        <w:r>
          <w:rPr>
            <w:rFonts w:hint="eastAsia"/>
            <w:sz w:val="10"/>
            <w:szCs w:val="10"/>
          </w:rPr>
          <w:t>鼓励、支持和引导非公有制经济的发展就不应该强调坚持公有制的主体地位。</w:t>
        </w:r>
      </w:ins>
    </w:p>
    <w:p>
      <w:pPr>
        <w:bidi w:val="0"/>
        <w:spacing w:line="240" w:lineRule="auto"/>
        <w:rPr>
          <w:rFonts w:hint="eastAsia"/>
          <w:b/>
          <w:sz w:val="10"/>
          <w:szCs w:val="10"/>
        </w:rPr>
      </w:pPr>
      <w:r>
        <w:rPr>
          <w:rFonts w:hint="eastAsia"/>
          <w:b/>
          <w:sz w:val="10"/>
          <w:szCs w:val="10"/>
        </w:rPr>
        <w:t xml:space="preserve">三、判断题 </w:t>
      </w:r>
    </w:p>
    <w:p>
      <w:pPr>
        <w:bidi w:val="0"/>
        <w:spacing w:line="240" w:lineRule="auto"/>
        <w:ind w:firstLine="100" w:firstLineChars="100"/>
        <w:rPr>
          <w:rFonts w:hint="eastAsia"/>
          <w:sz w:val="10"/>
          <w:szCs w:val="10"/>
        </w:rPr>
      </w:pPr>
      <w:r>
        <w:rPr>
          <w:rFonts w:hint="eastAsia"/>
          <w:sz w:val="10"/>
          <w:szCs w:val="10"/>
        </w:rPr>
        <w:t>1</w:t>
      </w:r>
      <w:r>
        <w:rPr>
          <w:rFonts w:hint="eastAsia" w:ascii="宋体" w:hAnsi="宋体"/>
          <w:sz w:val="10"/>
          <w:szCs w:val="10"/>
        </w:rPr>
        <w:t>.</w:t>
      </w:r>
      <w:r>
        <w:rPr>
          <w:rFonts w:hint="eastAsia"/>
          <w:sz w:val="10"/>
          <w:szCs w:val="10"/>
        </w:rPr>
        <w:t>计划经济和市场经济是代表社会主义和资本主义两种经济制度的本质属性。</w:t>
      </w:r>
    </w:p>
    <w:p>
      <w:pPr>
        <w:bidi w:val="0"/>
        <w:spacing w:line="240" w:lineRule="auto"/>
        <w:ind w:firstLine="100" w:firstLineChars="100"/>
        <w:rPr>
          <w:rFonts w:hint="eastAsia"/>
          <w:sz w:val="10"/>
          <w:szCs w:val="10"/>
        </w:rPr>
      </w:pPr>
      <w:r>
        <w:rPr>
          <w:rFonts w:hint="eastAsia"/>
          <w:sz w:val="10"/>
          <w:szCs w:val="10"/>
        </w:rPr>
        <w:t>2</w:t>
      </w:r>
      <w:r>
        <w:rPr>
          <w:rFonts w:hint="eastAsia" w:ascii="宋体" w:hAnsi="宋体"/>
          <w:sz w:val="10"/>
          <w:szCs w:val="10"/>
        </w:rPr>
        <w:t>.</w:t>
      </w:r>
      <w:r>
        <w:rPr>
          <w:rFonts w:hint="eastAsia"/>
          <w:sz w:val="10"/>
          <w:szCs w:val="10"/>
        </w:rPr>
        <w:t>市场经济就是市场经济，没有什么社会主义市场经济与资本主义市场经济之分。</w:t>
      </w:r>
    </w:p>
    <w:p>
      <w:pPr>
        <w:bidi w:val="0"/>
        <w:spacing w:line="240" w:lineRule="auto"/>
        <w:ind w:firstLine="100" w:firstLineChars="100"/>
        <w:rPr>
          <w:rFonts w:hint="eastAsia"/>
          <w:sz w:val="10"/>
          <w:szCs w:val="10"/>
        </w:rPr>
      </w:pPr>
      <w:r>
        <w:rPr>
          <w:rFonts w:hint="eastAsia"/>
          <w:sz w:val="10"/>
          <w:szCs w:val="10"/>
        </w:rPr>
        <w:t>3</w:t>
      </w:r>
      <w:r>
        <w:rPr>
          <w:rFonts w:hint="eastAsia" w:ascii="宋体" w:hAnsi="宋体"/>
          <w:sz w:val="10"/>
          <w:szCs w:val="10"/>
        </w:rPr>
        <w:t>.</w:t>
      </w:r>
      <w:r>
        <w:rPr>
          <w:rFonts w:hint="eastAsia"/>
          <w:sz w:val="10"/>
          <w:szCs w:val="10"/>
        </w:rPr>
        <w:t>以公有制为主体、多种所有制经济共同发展，是我国社会主义初级阶段的一项基本政治制度。</w:t>
      </w:r>
    </w:p>
    <w:p>
      <w:pPr>
        <w:bidi w:val="0"/>
        <w:spacing w:line="240" w:lineRule="auto"/>
        <w:ind w:firstLine="100" w:firstLineChars="100"/>
        <w:rPr>
          <w:rFonts w:hint="eastAsia"/>
          <w:sz w:val="10"/>
          <w:szCs w:val="10"/>
        </w:rPr>
      </w:pPr>
      <w:r>
        <w:rPr>
          <w:rFonts w:hint="eastAsia"/>
          <w:sz w:val="10"/>
          <w:szCs w:val="10"/>
        </w:rPr>
        <w:t>4</w:t>
      </w:r>
      <w:r>
        <w:rPr>
          <w:rFonts w:hint="eastAsia" w:ascii="宋体" w:hAnsi="宋体"/>
          <w:sz w:val="10"/>
          <w:szCs w:val="10"/>
        </w:rPr>
        <w:t>.</w:t>
      </w:r>
      <w:r>
        <w:rPr>
          <w:rFonts w:hint="eastAsia"/>
          <w:sz w:val="10"/>
          <w:szCs w:val="10"/>
        </w:rPr>
        <w:t>社会主义初级阶段基本经济制度，只包括作为社会主义经济基础的公有制经济，不包括不是社会主义经济基础的非公有制经济。</w:t>
      </w:r>
    </w:p>
    <w:p>
      <w:pPr>
        <w:bidi w:val="0"/>
        <w:spacing w:line="240" w:lineRule="auto"/>
        <w:ind w:firstLine="100" w:firstLineChars="100"/>
        <w:rPr>
          <w:rFonts w:hint="eastAsia"/>
          <w:sz w:val="10"/>
          <w:szCs w:val="10"/>
        </w:rPr>
      </w:pPr>
      <w:r>
        <w:rPr>
          <w:rFonts w:hint="eastAsia"/>
          <w:sz w:val="10"/>
          <w:szCs w:val="10"/>
        </w:rPr>
        <w:t>5</w:t>
      </w:r>
      <w:r>
        <w:rPr>
          <w:rFonts w:hint="eastAsia" w:ascii="宋体" w:hAnsi="宋体"/>
          <w:sz w:val="10"/>
          <w:szCs w:val="10"/>
        </w:rPr>
        <w:t>.</w:t>
      </w:r>
      <w:r>
        <w:rPr>
          <w:rFonts w:hint="eastAsia"/>
          <w:sz w:val="10"/>
          <w:szCs w:val="10"/>
        </w:rPr>
        <w:t>共同富裕就是全体人民在同一时间以同等的速度富裕起来。</w:t>
      </w:r>
    </w:p>
    <w:p>
      <w:pPr>
        <w:bidi w:val="0"/>
        <w:spacing w:line="240" w:lineRule="auto"/>
        <w:ind w:firstLine="100" w:firstLineChars="100"/>
        <w:rPr>
          <w:rFonts w:hint="eastAsia"/>
          <w:sz w:val="10"/>
          <w:szCs w:val="10"/>
        </w:rPr>
      </w:pPr>
      <w:r>
        <w:rPr>
          <w:rFonts w:hint="eastAsia"/>
          <w:sz w:val="10"/>
          <w:szCs w:val="10"/>
        </w:rPr>
        <w:t>6</w:t>
      </w:r>
      <w:r>
        <w:rPr>
          <w:rFonts w:hint="eastAsia" w:ascii="宋体" w:hAnsi="宋体"/>
          <w:sz w:val="10"/>
          <w:szCs w:val="10"/>
        </w:rPr>
        <w:t>.</w:t>
      </w:r>
      <w:r>
        <w:rPr>
          <w:rFonts w:hint="eastAsia"/>
          <w:sz w:val="10"/>
          <w:szCs w:val="10"/>
        </w:rPr>
        <w:t>鼓励、支持和引导非公有制经济的发展就不应该强调坚持公有制的主体地位。</w:t>
      </w:r>
    </w:p>
    <w:p>
      <w:pPr>
        <w:bidi w:val="0"/>
        <w:spacing w:line="240" w:lineRule="auto"/>
        <w:ind w:firstLine="100" w:firstLineChars="100"/>
        <w:rPr>
          <w:rFonts w:hint="eastAsia"/>
          <w:sz w:val="10"/>
          <w:szCs w:val="10"/>
        </w:rPr>
      </w:pPr>
      <w:r>
        <w:rPr>
          <w:rFonts w:hint="eastAsia"/>
          <w:sz w:val="10"/>
          <w:szCs w:val="10"/>
        </w:rPr>
        <w:t>7</w:t>
      </w:r>
      <w:r>
        <w:rPr>
          <w:rFonts w:hint="eastAsia" w:ascii="宋体" w:hAnsi="宋体"/>
          <w:sz w:val="10"/>
          <w:szCs w:val="10"/>
        </w:rPr>
        <w:t>.</w:t>
      </w:r>
      <w:r>
        <w:rPr>
          <w:rFonts w:hint="eastAsia"/>
          <w:sz w:val="10"/>
          <w:szCs w:val="10"/>
        </w:rPr>
        <w:t>邓小平是我国社会主义市场经济理论的奠基人。胡锦涛在邓小平这个思想基础上提出了社会主义市场经济的改革目标，并在党的十四大得到确认。</w:t>
      </w:r>
    </w:p>
    <w:p>
      <w:pPr>
        <w:bidi w:val="0"/>
        <w:spacing w:line="240" w:lineRule="auto"/>
        <w:ind w:firstLine="100" w:firstLineChars="100"/>
        <w:rPr>
          <w:rFonts w:hint="eastAsia"/>
          <w:sz w:val="10"/>
          <w:szCs w:val="10"/>
        </w:rPr>
      </w:pPr>
      <w:r>
        <w:rPr>
          <w:rFonts w:hint="eastAsia"/>
          <w:sz w:val="10"/>
          <w:szCs w:val="10"/>
        </w:rPr>
        <w:t>8</w:t>
      </w:r>
      <w:r>
        <w:rPr>
          <w:rFonts w:hint="eastAsia" w:ascii="宋体" w:hAnsi="宋体"/>
          <w:sz w:val="10"/>
          <w:szCs w:val="10"/>
        </w:rPr>
        <w:t>.</w:t>
      </w:r>
      <w:r>
        <w:rPr>
          <w:rFonts w:hint="eastAsia"/>
          <w:sz w:val="10"/>
          <w:szCs w:val="10"/>
        </w:rPr>
        <w:t>我国现在的产业结构不合理是农业大而不强，工业发展滞后，服务业基础薄弱。</w:t>
      </w:r>
    </w:p>
    <w:p>
      <w:pPr>
        <w:pStyle w:val="2"/>
        <w:topLinePunct/>
        <w:bidi w:val="0"/>
        <w:adjustRightInd w:val="0"/>
        <w:snapToGrid w:val="0"/>
        <w:spacing w:line="240" w:lineRule="auto"/>
        <w:rPr>
          <w:rFonts w:hint="eastAsia" w:hAnsi="宋体" w:cs="Times New Roman"/>
          <w:spacing w:val="18"/>
          <w:sz w:val="10"/>
          <w:szCs w:val="10"/>
        </w:rPr>
      </w:pPr>
    </w:p>
    <w:p>
      <w:pPr>
        <w:widowControl/>
        <w:bidi w:val="0"/>
        <w:spacing w:line="240" w:lineRule="auto"/>
        <w:jc w:val="left"/>
        <w:rPr>
          <w:rFonts w:hint="eastAsia" w:ascii="宋体" w:hAnsi="宋体" w:cs="宋体"/>
          <w:b/>
          <w:color w:val="000000"/>
          <w:kern w:val="0"/>
          <w:sz w:val="10"/>
          <w:szCs w:val="10"/>
        </w:rPr>
      </w:pPr>
      <w:r>
        <w:rPr>
          <w:rFonts w:hint="eastAsia" w:ascii="宋体" w:hAnsi="宋体" w:cs="宋体"/>
          <w:b/>
          <w:color w:val="000000"/>
          <w:kern w:val="0"/>
          <w:sz w:val="10"/>
          <w:szCs w:val="10"/>
        </w:rPr>
        <w:t>四、材料题</w:t>
      </w:r>
    </w:p>
    <w:p>
      <w:pPr>
        <w:pStyle w:val="2"/>
        <w:topLinePunct/>
        <w:bidi w:val="0"/>
        <w:adjustRightInd w:val="0"/>
        <w:snapToGrid w:val="0"/>
        <w:spacing w:line="240" w:lineRule="auto"/>
        <w:rPr>
          <w:ins w:id="374" w:author="微软用户" w:date="2009-12-26T09:08:00Z"/>
          <w:rFonts w:hint="eastAsia" w:hAnsi="宋体" w:cs="Times New Roman"/>
          <w:spacing w:val="18"/>
          <w:sz w:val="10"/>
          <w:szCs w:val="10"/>
        </w:rPr>
      </w:pPr>
    </w:p>
    <w:p>
      <w:pPr>
        <w:pStyle w:val="2"/>
        <w:topLinePunct/>
        <w:bidi w:val="0"/>
        <w:adjustRightInd w:val="0"/>
        <w:snapToGrid w:val="0"/>
        <w:spacing w:line="240" w:lineRule="auto"/>
        <w:rPr>
          <w:ins w:id="375" w:author="微软用户" w:date="2009-12-26T09:08:00Z"/>
          <w:rFonts w:hint="eastAsia" w:hAnsi="宋体" w:cs="Times New Roman"/>
          <w:spacing w:val="18"/>
          <w:sz w:val="10"/>
          <w:szCs w:val="10"/>
        </w:rPr>
      </w:pPr>
    </w:p>
    <w:p>
      <w:pPr>
        <w:widowControl/>
        <w:bidi w:val="0"/>
        <w:spacing w:line="240" w:lineRule="auto"/>
        <w:jc w:val="left"/>
        <w:rPr>
          <w:ins w:id="376" w:author="微软用户" w:date="2009-12-26T09:08:00Z"/>
          <w:rFonts w:hint="eastAsia" w:ascii="宋体" w:hAnsi="宋体" w:cs="宋体"/>
          <w:b/>
          <w:color w:val="000000"/>
          <w:kern w:val="0"/>
          <w:sz w:val="10"/>
          <w:szCs w:val="10"/>
        </w:rPr>
      </w:pPr>
      <w:ins w:id="377" w:author="微软用户" w:date="2009-12-26T09:08:00Z">
        <w:r>
          <w:rPr>
            <w:rFonts w:hint="eastAsia" w:ascii="宋体" w:hAnsi="宋体" w:cs="宋体"/>
            <w:b/>
            <w:color w:val="000000"/>
            <w:kern w:val="0"/>
            <w:sz w:val="10"/>
            <w:szCs w:val="10"/>
          </w:rPr>
          <w:t>四、材料题（题目来源：2005年考研政治试题）</w:t>
        </w:r>
      </w:ins>
    </w:p>
    <w:p>
      <w:pPr>
        <w:widowControl/>
        <w:bidi w:val="0"/>
        <w:spacing w:line="240" w:lineRule="auto"/>
        <w:ind w:firstLine="170" w:firstLineChars="170"/>
        <w:jc w:val="left"/>
        <w:rPr>
          <w:rFonts w:hint="eastAsia" w:ascii="宋体" w:hAnsi="宋体" w:cs="宋体"/>
          <w:color w:val="000000"/>
          <w:kern w:val="0"/>
          <w:sz w:val="10"/>
          <w:szCs w:val="10"/>
        </w:rPr>
      </w:pPr>
      <w:r>
        <w:rPr>
          <w:rFonts w:hint="eastAsia" w:ascii="宋体" w:hAnsi="宋体" w:cs="宋体"/>
          <w:color w:val="000000"/>
          <w:kern w:val="0"/>
          <w:sz w:val="10"/>
          <w:szCs w:val="10"/>
        </w:rPr>
        <w:t xml:space="preserve">党的十六大指出，建设现代农业，发展农村经济，增加农民收入，是全面建设小康社会的重大任务。下表反映的是我国2000年农业现状及2020年农业发展目标等方面的具体数字。 </w:t>
      </w:r>
    </w:p>
    <w:p>
      <w:pPr>
        <w:widowControl/>
        <w:bidi w:val="0"/>
        <w:spacing w:line="240" w:lineRule="auto"/>
        <w:ind w:firstLine="170" w:firstLineChars="170"/>
        <w:jc w:val="left"/>
        <w:rPr>
          <w:rFonts w:hint="eastAsia" w:ascii="宋体" w:hAnsi="宋体" w:cs="宋体"/>
          <w:color w:val="000000"/>
          <w:kern w:val="0"/>
          <w:sz w:val="10"/>
          <w:szCs w:val="10"/>
        </w:rPr>
      </w:pPr>
    </w:p>
    <w:tbl>
      <w:tblPr>
        <w:tblStyle w:val="3"/>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1"/>
        <w:gridCol w:w="2061"/>
        <w:gridCol w:w="2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0" w:type="auto"/>
            <w:noWrap w:val="0"/>
            <w:vAlign w:val="top"/>
          </w:tcPr>
          <w:p>
            <w:pPr>
              <w:bidi w:val="0"/>
              <w:spacing w:line="240" w:lineRule="auto"/>
              <w:ind w:firstLine="170" w:firstLineChars="170"/>
              <w:jc w:val="center"/>
              <w:rPr>
                <w:rFonts w:hint="eastAsia" w:ascii="宋体" w:hAnsi="宋体" w:cs="宋体"/>
                <w:color w:val="000000"/>
                <w:kern w:val="0"/>
                <w:sz w:val="10"/>
                <w:szCs w:val="10"/>
              </w:rPr>
            </w:pPr>
          </w:p>
        </w:tc>
        <w:tc>
          <w:tcPr>
            <w:tcW w:w="0" w:type="auto"/>
            <w:noWrap w:val="0"/>
            <w:vAlign w:val="top"/>
          </w:tcPr>
          <w:p>
            <w:pPr>
              <w:bidi w:val="0"/>
              <w:spacing w:line="240" w:lineRule="auto"/>
              <w:ind w:firstLine="400" w:firstLineChars="400"/>
              <w:jc w:val="center"/>
              <w:rPr>
                <w:rFonts w:hint="eastAsia" w:ascii="宋体" w:hAnsi="宋体" w:cs="宋体"/>
                <w:color w:val="000000"/>
                <w:kern w:val="0"/>
                <w:sz w:val="10"/>
                <w:szCs w:val="10"/>
              </w:rPr>
            </w:pPr>
          </w:p>
          <w:p>
            <w:pPr>
              <w:bidi w:val="0"/>
              <w:spacing w:line="240" w:lineRule="auto"/>
              <w:ind w:firstLine="400" w:firstLineChars="400"/>
              <w:jc w:val="center"/>
              <w:rPr>
                <w:rFonts w:hint="eastAsia" w:ascii="宋体" w:hAnsi="宋体" w:cs="宋体"/>
                <w:color w:val="000000"/>
                <w:kern w:val="0"/>
                <w:sz w:val="10"/>
                <w:szCs w:val="10"/>
              </w:rPr>
            </w:pPr>
            <w:r>
              <w:rPr>
                <w:rFonts w:hint="eastAsia" w:ascii="宋体" w:hAnsi="宋体" w:cs="宋体"/>
                <w:color w:val="000000"/>
                <w:kern w:val="0"/>
                <w:sz w:val="10"/>
                <w:szCs w:val="10"/>
              </w:rPr>
              <w:t>2000年</w:t>
            </w:r>
          </w:p>
        </w:tc>
        <w:tc>
          <w:tcPr>
            <w:tcW w:w="0" w:type="auto"/>
            <w:noWrap w:val="0"/>
            <w:vAlign w:val="top"/>
          </w:tcPr>
          <w:p>
            <w:pPr>
              <w:bidi w:val="0"/>
              <w:spacing w:line="240" w:lineRule="auto"/>
              <w:ind w:firstLine="600" w:firstLineChars="600"/>
              <w:jc w:val="center"/>
              <w:rPr>
                <w:rFonts w:hint="eastAsia" w:ascii="宋体" w:hAnsi="宋体" w:cs="宋体"/>
                <w:color w:val="000000"/>
                <w:kern w:val="0"/>
                <w:sz w:val="10"/>
                <w:szCs w:val="10"/>
              </w:rPr>
            </w:pPr>
          </w:p>
          <w:p>
            <w:pPr>
              <w:bidi w:val="0"/>
              <w:spacing w:line="240" w:lineRule="auto"/>
              <w:ind w:firstLine="600" w:firstLineChars="600"/>
              <w:jc w:val="center"/>
              <w:rPr>
                <w:rFonts w:hint="eastAsia" w:ascii="宋体" w:hAnsi="宋体" w:cs="宋体"/>
                <w:color w:val="000000"/>
                <w:kern w:val="0"/>
                <w:sz w:val="10"/>
                <w:szCs w:val="10"/>
              </w:rPr>
            </w:pPr>
            <w:r>
              <w:rPr>
                <w:rFonts w:hint="eastAsia" w:ascii="宋体" w:hAnsi="宋体" w:cs="宋体"/>
                <w:color w:val="000000"/>
                <w:kern w:val="0"/>
                <w:sz w:val="10"/>
                <w:szCs w:val="10"/>
              </w:rPr>
              <w:t>2020年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0" w:type="auto"/>
            <w:noWrap w:val="0"/>
            <w:vAlign w:val="top"/>
          </w:tcPr>
          <w:p>
            <w:pPr>
              <w:bidi w:val="0"/>
              <w:spacing w:line="240" w:lineRule="auto"/>
              <w:rPr>
                <w:rFonts w:hint="eastAsia" w:ascii="宋体" w:hAnsi="宋体" w:cs="宋体"/>
                <w:color w:val="000000"/>
                <w:kern w:val="0"/>
                <w:sz w:val="10"/>
                <w:szCs w:val="10"/>
              </w:rPr>
            </w:pPr>
            <w:r>
              <w:rPr>
                <w:rFonts w:hint="eastAsia" w:ascii="宋体" w:hAnsi="宋体" w:cs="宋体"/>
                <w:color w:val="000000"/>
                <w:kern w:val="0"/>
                <w:sz w:val="10"/>
                <w:szCs w:val="10"/>
              </w:rPr>
              <w:t>农业在国民经济中的比重</w:t>
            </w:r>
          </w:p>
        </w:tc>
        <w:tc>
          <w:tcPr>
            <w:tcW w:w="0" w:type="auto"/>
            <w:noWrap w:val="0"/>
            <w:vAlign w:val="top"/>
          </w:tcPr>
          <w:p>
            <w:pPr>
              <w:bidi w:val="0"/>
              <w:spacing w:line="240" w:lineRule="auto"/>
              <w:jc w:val="center"/>
              <w:rPr>
                <w:rFonts w:hint="eastAsia" w:ascii="宋体" w:hAnsi="宋体" w:cs="宋体"/>
                <w:color w:val="000000"/>
                <w:kern w:val="0"/>
                <w:sz w:val="10"/>
                <w:szCs w:val="10"/>
              </w:rPr>
            </w:pPr>
          </w:p>
          <w:p>
            <w:pPr>
              <w:bidi w:val="0"/>
              <w:spacing w:line="240" w:lineRule="auto"/>
              <w:ind w:firstLine="550" w:firstLineChars="550"/>
              <w:jc w:val="center"/>
              <w:rPr>
                <w:rFonts w:ascii="宋体" w:hAnsi="宋体" w:cs="宋体"/>
                <w:color w:val="000000"/>
                <w:kern w:val="0"/>
                <w:sz w:val="10"/>
                <w:szCs w:val="10"/>
              </w:rPr>
            </w:pPr>
            <w:r>
              <w:rPr>
                <w:rFonts w:hint="eastAsia" w:ascii="宋体" w:hAnsi="宋体" w:cs="宋体"/>
                <w:color w:val="000000"/>
                <w:kern w:val="0"/>
                <w:sz w:val="10"/>
                <w:szCs w:val="10"/>
              </w:rPr>
              <w:t>15.9%</w:t>
            </w:r>
          </w:p>
        </w:tc>
        <w:tc>
          <w:tcPr>
            <w:tcW w:w="0" w:type="auto"/>
            <w:noWrap w:val="0"/>
            <w:vAlign w:val="top"/>
          </w:tcPr>
          <w:p>
            <w:pPr>
              <w:bidi w:val="0"/>
              <w:spacing w:line="240" w:lineRule="auto"/>
              <w:jc w:val="center"/>
              <w:rPr>
                <w:rFonts w:hint="eastAsia" w:ascii="宋体" w:hAnsi="宋体" w:cs="宋体"/>
                <w:color w:val="000000"/>
                <w:kern w:val="0"/>
                <w:sz w:val="10"/>
                <w:szCs w:val="10"/>
              </w:rPr>
            </w:pPr>
          </w:p>
          <w:p>
            <w:pPr>
              <w:bidi w:val="0"/>
              <w:spacing w:line="240" w:lineRule="auto"/>
              <w:ind w:firstLine="650" w:firstLineChars="650"/>
              <w:jc w:val="center"/>
              <w:rPr>
                <w:rFonts w:ascii="宋体" w:hAnsi="宋体" w:cs="宋体"/>
                <w:color w:val="000000"/>
                <w:kern w:val="0"/>
                <w:sz w:val="10"/>
                <w:szCs w:val="10"/>
              </w:rPr>
            </w:pPr>
            <w:r>
              <w:rPr>
                <w:rFonts w:hint="eastAsia" w:ascii="宋体" w:hAnsi="宋体" w:cs="宋体"/>
                <w:color w:val="000000"/>
                <w:kern w:val="0"/>
                <w:sz w:val="10"/>
                <w:szCs w:val="10"/>
              </w:rPr>
              <w:t>11.5%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0" w:type="auto"/>
            <w:noWrap w:val="0"/>
            <w:vAlign w:val="top"/>
          </w:tcPr>
          <w:p>
            <w:pPr>
              <w:bidi w:val="0"/>
              <w:spacing w:line="240" w:lineRule="auto"/>
              <w:rPr>
                <w:rFonts w:hint="eastAsia" w:ascii="宋体" w:hAnsi="宋体" w:cs="宋体"/>
                <w:color w:val="000000"/>
                <w:kern w:val="0"/>
                <w:sz w:val="10"/>
                <w:szCs w:val="10"/>
              </w:rPr>
            </w:pPr>
            <w:r>
              <w:rPr>
                <w:rFonts w:hint="eastAsia" w:ascii="宋体" w:hAnsi="宋体" w:cs="宋体"/>
                <w:color w:val="000000"/>
                <w:kern w:val="0"/>
                <w:sz w:val="10"/>
                <w:szCs w:val="10"/>
              </w:rPr>
              <w:t>农业劳动力占总就业的比重</w:t>
            </w:r>
          </w:p>
        </w:tc>
        <w:tc>
          <w:tcPr>
            <w:tcW w:w="0" w:type="auto"/>
            <w:noWrap w:val="0"/>
            <w:vAlign w:val="top"/>
          </w:tcPr>
          <w:p>
            <w:pPr>
              <w:widowControl/>
              <w:bidi w:val="0"/>
              <w:spacing w:line="240" w:lineRule="auto"/>
              <w:jc w:val="center"/>
              <w:rPr>
                <w:rFonts w:ascii="宋体" w:hAnsi="宋体" w:cs="宋体"/>
                <w:color w:val="000000"/>
                <w:kern w:val="0"/>
                <w:sz w:val="10"/>
                <w:szCs w:val="10"/>
              </w:rPr>
            </w:pPr>
          </w:p>
          <w:p>
            <w:pPr>
              <w:bidi w:val="0"/>
              <w:spacing w:line="240" w:lineRule="auto"/>
              <w:ind w:firstLine="500" w:firstLineChars="500"/>
              <w:jc w:val="center"/>
              <w:rPr>
                <w:rFonts w:ascii="宋体" w:hAnsi="宋体" w:cs="宋体"/>
                <w:color w:val="000000"/>
                <w:kern w:val="0"/>
                <w:sz w:val="10"/>
                <w:szCs w:val="10"/>
              </w:rPr>
            </w:pPr>
            <w:r>
              <w:rPr>
                <w:rFonts w:hint="eastAsia" w:ascii="宋体" w:hAnsi="宋体" w:cs="宋体"/>
                <w:color w:val="000000"/>
                <w:kern w:val="0"/>
                <w:sz w:val="10"/>
                <w:szCs w:val="10"/>
              </w:rPr>
              <w:t>50%</w:t>
            </w:r>
          </w:p>
        </w:tc>
        <w:tc>
          <w:tcPr>
            <w:tcW w:w="0" w:type="auto"/>
            <w:noWrap w:val="0"/>
            <w:vAlign w:val="top"/>
          </w:tcPr>
          <w:p>
            <w:pPr>
              <w:widowControl/>
              <w:bidi w:val="0"/>
              <w:spacing w:line="240" w:lineRule="auto"/>
              <w:jc w:val="center"/>
              <w:rPr>
                <w:rFonts w:ascii="宋体" w:hAnsi="宋体" w:cs="宋体"/>
                <w:color w:val="000000"/>
                <w:kern w:val="0"/>
                <w:sz w:val="10"/>
                <w:szCs w:val="10"/>
              </w:rPr>
            </w:pPr>
          </w:p>
          <w:p>
            <w:pPr>
              <w:bidi w:val="0"/>
              <w:spacing w:line="240" w:lineRule="auto"/>
              <w:ind w:firstLine="700" w:firstLineChars="700"/>
              <w:jc w:val="center"/>
              <w:rPr>
                <w:rFonts w:ascii="宋体" w:hAnsi="宋体" w:cs="宋体"/>
                <w:color w:val="000000"/>
                <w:kern w:val="0"/>
                <w:sz w:val="10"/>
                <w:szCs w:val="10"/>
              </w:rPr>
            </w:pPr>
            <w:r>
              <w:rPr>
                <w:rFonts w:hint="eastAsia" w:ascii="宋体" w:hAnsi="宋体" w:cs="宋体"/>
                <w:color w:val="000000"/>
                <w:kern w:val="0"/>
                <w:sz w:val="10"/>
                <w:szCs w:val="10"/>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0" w:type="auto"/>
            <w:noWrap w:val="0"/>
            <w:vAlign w:val="top"/>
          </w:tcPr>
          <w:p>
            <w:pPr>
              <w:bidi w:val="0"/>
              <w:spacing w:line="240" w:lineRule="auto"/>
              <w:rPr>
                <w:rFonts w:hint="eastAsia" w:ascii="宋体" w:hAnsi="宋体" w:cs="宋体"/>
                <w:color w:val="000000"/>
                <w:kern w:val="0"/>
                <w:sz w:val="10"/>
                <w:szCs w:val="10"/>
              </w:rPr>
            </w:pPr>
            <w:r>
              <w:rPr>
                <w:rFonts w:hint="eastAsia" w:ascii="宋体" w:hAnsi="宋体" w:cs="宋体"/>
                <w:color w:val="000000"/>
                <w:kern w:val="0"/>
                <w:sz w:val="10"/>
                <w:szCs w:val="10"/>
              </w:rPr>
              <w:t>城填化比例</w:t>
            </w:r>
          </w:p>
        </w:tc>
        <w:tc>
          <w:tcPr>
            <w:tcW w:w="0" w:type="auto"/>
            <w:noWrap w:val="0"/>
            <w:vAlign w:val="top"/>
          </w:tcPr>
          <w:p>
            <w:pPr>
              <w:bidi w:val="0"/>
              <w:spacing w:line="240" w:lineRule="auto"/>
              <w:ind w:firstLine="500" w:firstLineChars="500"/>
              <w:jc w:val="center"/>
              <w:rPr>
                <w:rFonts w:hint="eastAsia" w:ascii="宋体" w:hAnsi="宋体" w:cs="宋体"/>
                <w:color w:val="000000"/>
                <w:kern w:val="0"/>
                <w:sz w:val="10"/>
                <w:szCs w:val="10"/>
              </w:rPr>
            </w:pPr>
          </w:p>
          <w:p>
            <w:pPr>
              <w:bidi w:val="0"/>
              <w:spacing w:line="240" w:lineRule="auto"/>
              <w:ind w:firstLine="500" w:firstLineChars="500"/>
              <w:jc w:val="center"/>
              <w:rPr>
                <w:rFonts w:ascii="宋体" w:hAnsi="宋体" w:cs="宋体"/>
                <w:color w:val="000000"/>
                <w:kern w:val="0"/>
                <w:sz w:val="10"/>
                <w:szCs w:val="10"/>
              </w:rPr>
            </w:pPr>
            <w:r>
              <w:rPr>
                <w:rFonts w:hint="eastAsia" w:ascii="宋体" w:hAnsi="宋体" w:cs="宋体"/>
                <w:color w:val="000000"/>
                <w:kern w:val="0"/>
                <w:sz w:val="10"/>
                <w:szCs w:val="10"/>
              </w:rPr>
              <w:t>36.2%</w:t>
            </w:r>
          </w:p>
        </w:tc>
        <w:tc>
          <w:tcPr>
            <w:tcW w:w="0" w:type="auto"/>
            <w:noWrap w:val="0"/>
            <w:vAlign w:val="top"/>
          </w:tcPr>
          <w:p>
            <w:pPr>
              <w:widowControl/>
              <w:bidi w:val="0"/>
              <w:spacing w:line="240" w:lineRule="auto"/>
              <w:jc w:val="center"/>
              <w:rPr>
                <w:rFonts w:ascii="宋体" w:hAnsi="宋体" w:cs="宋体"/>
                <w:color w:val="000000"/>
                <w:kern w:val="0"/>
                <w:sz w:val="10"/>
                <w:szCs w:val="10"/>
              </w:rPr>
            </w:pPr>
          </w:p>
          <w:p>
            <w:pPr>
              <w:bidi w:val="0"/>
              <w:spacing w:line="240" w:lineRule="auto"/>
              <w:ind w:firstLine="750" w:firstLineChars="750"/>
              <w:jc w:val="center"/>
              <w:rPr>
                <w:rFonts w:ascii="宋体" w:hAnsi="宋体" w:cs="宋体"/>
                <w:color w:val="000000"/>
                <w:kern w:val="0"/>
                <w:sz w:val="10"/>
                <w:szCs w:val="10"/>
              </w:rPr>
            </w:pPr>
            <w:r>
              <w:rPr>
                <w:rFonts w:hint="eastAsia" w:ascii="宋体" w:hAnsi="宋体" w:cs="宋体"/>
                <w:color w:val="000000"/>
                <w:kern w:val="0"/>
                <w:sz w:val="10"/>
                <w:szCs w:val="10"/>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0" w:type="auto"/>
            <w:noWrap w:val="0"/>
            <w:vAlign w:val="top"/>
          </w:tcPr>
          <w:p>
            <w:pPr>
              <w:bidi w:val="0"/>
              <w:spacing w:line="240" w:lineRule="auto"/>
              <w:rPr>
                <w:rFonts w:hint="eastAsia" w:ascii="宋体" w:hAnsi="宋体" w:cs="宋体"/>
                <w:color w:val="000000"/>
                <w:kern w:val="0"/>
                <w:sz w:val="10"/>
                <w:szCs w:val="10"/>
              </w:rPr>
            </w:pPr>
            <w:r>
              <w:rPr>
                <w:rFonts w:hint="eastAsia" w:ascii="宋体" w:hAnsi="宋体" w:cs="宋体"/>
                <w:color w:val="000000"/>
                <w:kern w:val="0"/>
                <w:sz w:val="10"/>
                <w:szCs w:val="10"/>
              </w:rPr>
              <w:t>城填居民人均可支配收入</w:t>
            </w:r>
          </w:p>
        </w:tc>
        <w:tc>
          <w:tcPr>
            <w:tcW w:w="0" w:type="auto"/>
            <w:noWrap w:val="0"/>
            <w:vAlign w:val="top"/>
          </w:tcPr>
          <w:p>
            <w:pPr>
              <w:widowControl/>
              <w:bidi w:val="0"/>
              <w:spacing w:line="240" w:lineRule="auto"/>
              <w:jc w:val="center"/>
              <w:rPr>
                <w:rFonts w:ascii="宋体" w:hAnsi="宋体" w:cs="宋体"/>
                <w:color w:val="000000"/>
                <w:kern w:val="0"/>
                <w:sz w:val="10"/>
                <w:szCs w:val="10"/>
              </w:rPr>
            </w:pPr>
          </w:p>
          <w:p>
            <w:pPr>
              <w:bidi w:val="0"/>
              <w:spacing w:line="240" w:lineRule="auto"/>
              <w:ind w:firstLine="550" w:firstLineChars="550"/>
              <w:jc w:val="center"/>
              <w:rPr>
                <w:rFonts w:ascii="宋体" w:hAnsi="宋体" w:cs="宋体"/>
                <w:color w:val="000000"/>
                <w:kern w:val="0"/>
                <w:sz w:val="10"/>
                <w:szCs w:val="10"/>
              </w:rPr>
            </w:pPr>
            <w:r>
              <w:rPr>
                <w:rFonts w:hint="eastAsia" w:ascii="宋体" w:hAnsi="宋体" w:cs="宋体"/>
                <w:color w:val="000000"/>
                <w:kern w:val="0"/>
                <w:sz w:val="10"/>
                <w:szCs w:val="10"/>
              </w:rPr>
              <w:t>6280元</w:t>
            </w:r>
          </w:p>
        </w:tc>
        <w:tc>
          <w:tcPr>
            <w:tcW w:w="0" w:type="auto"/>
            <w:noWrap w:val="0"/>
            <w:vAlign w:val="top"/>
          </w:tcPr>
          <w:p>
            <w:pPr>
              <w:widowControl/>
              <w:bidi w:val="0"/>
              <w:spacing w:line="240" w:lineRule="auto"/>
              <w:jc w:val="center"/>
              <w:rPr>
                <w:rFonts w:ascii="宋体" w:hAnsi="宋体" w:cs="宋体"/>
                <w:color w:val="000000"/>
                <w:kern w:val="0"/>
                <w:sz w:val="10"/>
                <w:szCs w:val="10"/>
              </w:rPr>
            </w:pPr>
          </w:p>
          <w:p>
            <w:pPr>
              <w:bidi w:val="0"/>
              <w:spacing w:line="240" w:lineRule="auto"/>
              <w:ind w:firstLine="700" w:firstLineChars="700"/>
              <w:jc w:val="center"/>
              <w:rPr>
                <w:rFonts w:ascii="宋体" w:hAnsi="宋体" w:cs="宋体"/>
                <w:color w:val="000000"/>
                <w:kern w:val="0"/>
                <w:sz w:val="10"/>
                <w:szCs w:val="10"/>
              </w:rPr>
            </w:pPr>
            <w:r>
              <w:rPr>
                <w:rFonts w:hint="eastAsia" w:ascii="宋体" w:hAnsi="宋体" w:cs="宋体"/>
                <w:color w:val="000000"/>
                <w:kern w:val="0"/>
                <w:sz w:val="10"/>
                <w:szCs w:val="10"/>
              </w:rPr>
              <w:t>18000元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0" w:type="auto"/>
            <w:noWrap w:val="0"/>
            <w:vAlign w:val="top"/>
          </w:tcPr>
          <w:p>
            <w:pPr>
              <w:bidi w:val="0"/>
              <w:spacing w:line="240" w:lineRule="auto"/>
              <w:rPr>
                <w:rFonts w:hint="eastAsia" w:ascii="宋体" w:hAnsi="宋体" w:cs="宋体"/>
                <w:color w:val="000000"/>
                <w:kern w:val="0"/>
                <w:sz w:val="10"/>
                <w:szCs w:val="10"/>
              </w:rPr>
            </w:pPr>
            <w:r>
              <w:rPr>
                <w:rFonts w:hint="eastAsia" w:ascii="宋体" w:hAnsi="宋体" w:cs="宋体"/>
                <w:color w:val="000000"/>
                <w:kern w:val="0"/>
                <w:sz w:val="10"/>
                <w:szCs w:val="10"/>
              </w:rPr>
              <w:t>农民人均可支配收入</w:t>
            </w:r>
          </w:p>
        </w:tc>
        <w:tc>
          <w:tcPr>
            <w:tcW w:w="0" w:type="auto"/>
            <w:noWrap w:val="0"/>
            <w:vAlign w:val="top"/>
          </w:tcPr>
          <w:p>
            <w:pPr>
              <w:widowControl/>
              <w:bidi w:val="0"/>
              <w:spacing w:line="240" w:lineRule="auto"/>
              <w:jc w:val="center"/>
              <w:rPr>
                <w:rFonts w:hint="eastAsia" w:ascii="宋体" w:hAnsi="宋体" w:cs="宋体"/>
                <w:color w:val="000000"/>
                <w:kern w:val="0"/>
                <w:sz w:val="10"/>
                <w:szCs w:val="10"/>
              </w:rPr>
            </w:pPr>
          </w:p>
          <w:p>
            <w:pPr>
              <w:widowControl/>
              <w:bidi w:val="0"/>
              <w:spacing w:line="240" w:lineRule="auto"/>
              <w:ind w:firstLine="600" w:firstLineChars="600"/>
              <w:jc w:val="center"/>
              <w:rPr>
                <w:rFonts w:hint="eastAsia" w:ascii="宋体" w:hAnsi="宋体" w:cs="宋体"/>
                <w:color w:val="000000"/>
                <w:kern w:val="0"/>
                <w:sz w:val="10"/>
                <w:szCs w:val="10"/>
              </w:rPr>
            </w:pPr>
            <w:r>
              <w:rPr>
                <w:rFonts w:hint="eastAsia" w:ascii="宋体" w:hAnsi="宋体" w:cs="宋体"/>
                <w:color w:val="000000"/>
                <w:kern w:val="0"/>
                <w:sz w:val="10"/>
                <w:szCs w:val="10"/>
              </w:rPr>
              <w:t>2253元</w:t>
            </w:r>
          </w:p>
        </w:tc>
        <w:tc>
          <w:tcPr>
            <w:tcW w:w="0" w:type="auto"/>
            <w:noWrap w:val="0"/>
            <w:vAlign w:val="top"/>
          </w:tcPr>
          <w:p>
            <w:pPr>
              <w:bidi w:val="0"/>
              <w:spacing w:line="240" w:lineRule="auto"/>
              <w:jc w:val="center"/>
              <w:rPr>
                <w:rFonts w:hint="eastAsia" w:ascii="宋体" w:hAnsi="宋体" w:cs="宋体"/>
                <w:color w:val="000000"/>
                <w:kern w:val="0"/>
                <w:sz w:val="10"/>
                <w:szCs w:val="10"/>
              </w:rPr>
            </w:pPr>
          </w:p>
          <w:p>
            <w:pPr>
              <w:bidi w:val="0"/>
              <w:spacing w:line="240" w:lineRule="auto"/>
              <w:ind w:firstLine="700" w:firstLineChars="700"/>
              <w:jc w:val="center"/>
              <w:rPr>
                <w:rFonts w:ascii="宋体" w:hAnsi="宋体" w:cs="宋体"/>
                <w:color w:val="000000"/>
                <w:kern w:val="0"/>
                <w:sz w:val="10"/>
                <w:szCs w:val="10"/>
              </w:rPr>
            </w:pPr>
            <w:r>
              <w:rPr>
                <w:rFonts w:hint="eastAsia" w:ascii="宋体" w:hAnsi="宋体" w:cs="宋体"/>
                <w:color w:val="000000"/>
                <w:kern w:val="0"/>
                <w:sz w:val="10"/>
                <w:szCs w:val="10"/>
              </w:rPr>
              <w:t>8000元</w:t>
            </w:r>
          </w:p>
        </w:tc>
      </w:tr>
    </w:tbl>
    <w:p>
      <w:pPr>
        <w:widowControl/>
        <w:bidi w:val="0"/>
        <w:spacing w:line="240" w:lineRule="auto"/>
        <w:jc w:val="left"/>
        <w:rPr>
          <w:rFonts w:hint="eastAsia" w:ascii="宋体" w:hAnsi="宋体" w:cs="宋体"/>
          <w:color w:val="000000"/>
          <w:kern w:val="0"/>
          <w:sz w:val="10"/>
          <w:szCs w:val="10"/>
        </w:rPr>
      </w:pPr>
    </w:p>
    <w:p>
      <w:pPr>
        <w:widowControl/>
        <w:bidi w:val="0"/>
        <w:spacing w:line="240" w:lineRule="auto"/>
        <w:ind w:firstLine="170" w:firstLineChars="170"/>
        <w:jc w:val="left"/>
        <w:rPr>
          <w:rFonts w:hint="eastAsia" w:ascii="宋体" w:hAnsi="宋体" w:cs="宋体"/>
          <w:color w:val="000000"/>
          <w:kern w:val="0"/>
          <w:sz w:val="10"/>
          <w:szCs w:val="10"/>
        </w:rPr>
      </w:pPr>
      <w:r>
        <w:rPr>
          <w:rFonts w:hint="eastAsia" w:ascii="宋体" w:hAnsi="宋体" w:cs="宋体"/>
          <w:color w:val="000000"/>
          <w:kern w:val="0"/>
          <w:sz w:val="10"/>
          <w:szCs w:val="10"/>
        </w:rPr>
        <w:t>请结合材料说明：(1)为什么说解决好“三农”问题是全面建设小康社会的重大任务。</w:t>
      </w:r>
    </w:p>
    <w:p>
      <w:pPr>
        <w:topLinePunct/>
        <w:bidi w:val="0"/>
        <w:adjustRightInd w:val="0"/>
        <w:snapToGrid w:val="0"/>
        <w:spacing w:line="240" w:lineRule="auto"/>
        <w:ind w:firstLine="200" w:firstLineChars="200"/>
        <w:rPr>
          <w:rFonts w:hint="eastAsia"/>
          <w:b/>
          <w:sz w:val="10"/>
          <w:szCs w:val="10"/>
        </w:rPr>
      </w:pPr>
      <w:ins w:id="378" w:author="微软用户" w:date="2009-12-26T09:08:00Z">
        <w:r>
          <w:rPr>
            <w:sz w:val="10"/>
            <w:szCs w:val="10"/>
          </w:rPr>
          <w:t>　</w:t>
        </w:r>
      </w:ins>
      <w:r>
        <w:rPr>
          <w:rFonts w:hint="eastAsia" w:ascii="宋体" w:hAnsi="宋体" w:cs="宋体"/>
          <w:sz w:val="10"/>
          <w:szCs w:val="10"/>
        </w:rPr>
        <w:t>(2)</w:t>
      </w:r>
      <w:r>
        <w:rPr>
          <w:sz w:val="10"/>
          <w:szCs w:val="10"/>
        </w:rPr>
        <w:t>对比表中农业劳动力占总就业比重的数字，你认为应采取哪些措施来降低农业劳动力的比重？</w:t>
      </w:r>
      <w:r>
        <w:rPr>
          <w:rFonts w:hint="eastAsia"/>
          <w:sz w:val="10"/>
          <w:szCs w:val="10"/>
        </w:rPr>
        <w:t xml:space="preserve"> </w:t>
      </w:r>
    </w:p>
    <w:p>
      <w:pPr>
        <w:topLinePunct/>
        <w:bidi w:val="0"/>
        <w:adjustRightInd w:val="0"/>
        <w:snapToGrid w:val="0"/>
        <w:spacing w:line="240" w:lineRule="auto"/>
        <w:ind w:firstLine="201" w:firstLineChars="200"/>
        <w:rPr>
          <w:ins w:id="379" w:author="微软用户" w:date="2009-12-26T09:08:00Z"/>
          <w:rFonts w:hint="eastAsia"/>
          <w:b/>
          <w:sz w:val="10"/>
          <w:szCs w:val="10"/>
        </w:rPr>
      </w:pPr>
    </w:p>
    <w:p>
      <w:pPr>
        <w:topLinePunct/>
        <w:bidi w:val="0"/>
        <w:adjustRightInd w:val="0"/>
        <w:snapToGrid w:val="0"/>
        <w:spacing w:line="240" w:lineRule="auto"/>
        <w:ind w:firstLine="201" w:firstLineChars="200"/>
        <w:rPr>
          <w:ins w:id="380" w:author="微软用户" w:date="2009-12-26T09:08:00Z"/>
          <w:rFonts w:hint="eastAsia"/>
          <w:sz w:val="10"/>
          <w:szCs w:val="10"/>
        </w:rPr>
      </w:pPr>
      <w:ins w:id="381" w:author="微软用户" w:date="2009-12-26T09:08:00Z">
        <w:r>
          <w:rPr>
            <w:b/>
            <w:sz w:val="10"/>
            <w:szCs w:val="10"/>
          </w:rPr>
          <w:t>「答案要点」</w:t>
        </w:r>
      </w:ins>
    </w:p>
    <w:p>
      <w:pPr>
        <w:topLinePunct/>
        <w:bidi w:val="0"/>
        <w:adjustRightInd w:val="0"/>
        <w:snapToGrid w:val="0"/>
        <w:spacing w:line="240" w:lineRule="auto"/>
        <w:ind w:firstLine="200" w:firstLineChars="200"/>
        <w:rPr>
          <w:ins w:id="382" w:author="微软用户" w:date="2009-12-26T09:08:00Z"/>
          <w:rFonts w:hint="eastAsia"/>
          <w:sz w:val="10"/>
          <w:szCs w:val="10"/>
        </w:rPr>
      </w:pPr>
      <w:ins w:id="383" w:author="微软用户" w:date="2009-12-26T09:08:00Z">
        <w:r>
          <w:rPr>
            <w:sz w:val="10"/>
            <w:szCs w:val="10"/>
          </w:rPr>
          <w:t>　　（1）表中数字表明，“三农”问题是现阶段的一个突出问题，农业劳动生产率低，50%的劳动力仅创造15.9%的</w:t>
        </w:r>
      </w:ins>
      <w:ins w:id="384" w:author="微软用户" w:date="2009-12-26T09:08:00Z">
        <w:r>
          <w:rPr>
            <w:rFonts w:hint="eastAsia"/>
            <w:sz w:val="10"/>
            <w:szCs w:val="10"/>
          </w:rPr>
          <w:t>GDP</w:t>
        </w:r>
      </w:ins>
      <w:ins w:id="385" w:author="微软用户" w:date="2009-12-26T09:08:00Z">
        <w:r>
          <w:rPr>
            <w:sz w:val="10"/>
            <w:szCs w:val="10"/>
          </w:rPr>
          <w:t>，城镇化水平低，只有36.2%，农民人均可支配收入低，仅有2253元。这些问题说明无论是农业现代化、农村城镇化、农民收入水平都与全面建设小康社会的目标有较大差距。</w:t>
        </w:r>
      </w:ins>
      <w:ins w:id="386" w:author="微软用户" w:date="2009-12-26T09:08:00Z">
        <w:r>
          <w:rPr>
            <w:rFonts w:hint="eastAsia"/>
            <w:sz w:val="10"/>
            <w:szCs w:val="10"/>
            <w:highlight w:val="yellow"/>
          </w:rPr>
          <w:t>4分</w:t>
        </w:r>
      </w:ins>
    </w:p>
    <w:p>
      <w:pPr>
        <w:topLinePunct/>
        <w:bidi w:val="0"/>
        <w:adjustRightInd w:val="0"/>
        <w:snapToGrid w:val="0"/>
        <w:spacing w:line="240" w:lineRule="auto"/>
        <w:ind w:firstLine="200" w:firstLineChars="200"/>
        <w:rPr>
          <w:ins w:id="387" w:author="微软用户" w:date="2009-12-26T09:08:00Z"/>
          <w:rFonts w:hint="eastAsia"/>
          <w:sz w:val="10"/>
          <w:szCs w:val="10"/>
        </w:rPr>
      </w:pPr>
      <w:ins w:id="388" w:author="微软用户" w:date="2009-12-26T09:08:00Z">
        <w:r>
          <w:rPr>
            <w:sz w:val="10"/>
            <w:szCs w:val="10"/>
          </w:rPr>
          <w:t>因此，“三农”总是对全面建设小康社会具有决定意义。没有农业现代化，就没有整个国民经济的现代化；没有农村的全面进步，就没有整个社会的全面进步；没有农民的小康，就没有全国人民的小康。所以，解决好“三农”问题是全面建设小康社会的重大任务。</w:t>
        </w:r>
      </w:ins>
      <w:ins w:id="389" w:author="微软用户" w:date="2009-12-26T09:08:00Z">
        <w:r>
          <w:rPr>
            <w:rFonts w:hint="eastAsia"/>
            <w:sz w:val="10"/>
            <w:szCs w:val="10"/>
            <w:highlight w:val="yellow"/>
          </w:rPr>
          <w:t>4</w:t>
        </w:r>
      </w:ins>
      <w:ins w:id="390" w:author="微软用户" w:date="2009-12-26T09:08:00Z">
        <w:r>
          <w:rPr>
            <w:sz w:val="10"/>
            <w:szCs w:val="10"/>
            <w:highlight w:val="yellow"/>
          </w:rPr>
          <w:t>分</w:t>
        </w:r>
      </w:ins>
      <w:ins w:id="391" w:author="微软用户" w:date="2009-12-26T09:08:00Z">
        <w:r>
          <w:rPr>
            <w:rFonts w:hint="eastAsia"/>
            <w:sz w:val="10"/>
            <w:szCs w:val="10"/>
          </w:rPr>
          <w:t xml:space="preserve">  </w:t>
        </w:r>
      </w:ins>
    </w:p>
    <w:p>
      <w:pPr>
        <w:topLinePunct/>
        <w:bidi w:val="0"/>
        <w:adjustRightInd w:val="0"/>
        <w:snapToGrid w:val="0"/>
        <w:spacing w:line="240" w:lineRule="auto"/>
        <w:ind w:firstLine="200" w:firstLineChars="200"/>
        <w:rPr>
          <w:ins w:id="392" w:author="微软用户" w:date="2009-12-26T09:08:00Z"/>
          <w:rFonts w:hint="eastAsia"/>
          <w:sz w:val="10"/>
          <w:szCs w:val="10"/>
        </w:rPr>
      </w:pPr>
      <w:ins w:id="393" w:author="微软用户" w:date="2009-12-26T09:08:00Z">
        <w:r>
          <w:rPr>
            <w:sz w:val="10"/>
            <w:szCs w:val="10"/>
          </w:rPr>
          <w:t>　　（2）解决好“三农”问题，降低农业劳动力的比重是一个关键性的因素。</w:t>
        </w:r>
      </w:ins>
      <w:ins w:id="394" w:author="微软用户" w:date="2009-12-26T09:08:00Z">
        <w:r>
          <w:rPr>
            <w:rFonts w:hint="eastAsia"/>
            <w:sz w:val="10"/>
            <w:szCs w:val="10"/>
            <w:highlight w:val="yellow"/>
          </w:rPr>
          <w:t>1分</w:t>
        </w:r>
      </w:ins>
    </w:p>
    <w:p>
      <w:pPr>
        <w:topLinePunct/>
        <w:bidi w:val="0"/>
        <w:adjustRightInd w:val="0"/>
        <w:snapToGrid w:val="0"/>
        <w:spacing w:line="240" w:lineRule="auto"/>
        <w:ind w:firstLine="200" w:firstLineChars="200"/>
        <w:rPr>
          <w:ins w:id="395" w:author="微软用户" w:date="2009-12-26T09:08:00Z"/>
          <w:rFonts w:hint="eastAsia"/>
          <w:sz w:val="10"/>
          <w:szCs w:val="10"/>
        </w:rPr>
      </w:pPr>
      <w:ins w:id="396" w:author="微软用户" w:date="2009-12-26T09:08:00Z">
        <w:r>
          <w:rPr>
            <w:sz w:val="10"/>
            <w:szCs w:val="10"/>
          </w:rPr>
          <w:t>解决这一问题的主要措施有：改变农村产业结构，大力发展非农产业，使更多的农民能够从事非农产业。</w:t>
        </w:r>
      </w:ins>
      <w:ins w:id="397" w:author="微软用户" w:date="2009-12-26T09:08:00Z">
        <w:r>
          <w:rPr>
            <w:rFonts w:hint="eastAsia"/>
            <w:sz w:val="10"/>
            <w:szCs w:val="10"/>
            <w:highlight w:val="yellow"/>
          </w:rPr>
          <w:t>2分</w:t>
        </w:r>
      </w:ins>
    </w:p>
    <w:p>
      <w:pPr>
        <w:topLinePunct/>
        <w:bidi w:val="0"/>
        <w:adjustRightInd w:val="0"/>
        <w:snapToGrid w:val="0"/>
        <w:spacing w:line="240" w:lineRule="auto"/>
        <w:ind w:firstLine="200" w:firstLineChars="200"/>
        <w:rPr>
          <w:ins w:id="398" w:author="微软用户" w:date="2009-12-26T09:08:00Z"/>
          <w:rFonts w:hint="eastAsia"/>
          <w:sz w:val="10"/>
          <w:szCs w:val="10"/>
        </w:rPr>
      </w:pPr>
      <w:ins w:id="399" w:author="微软用户" w:date="2009-12-26T09:08:00Z">
        <w:r>
          <w:rPr>
            <w:sz w:val="10"/>
            <w:szCs w:val="10"/>
          </w:rPr>
          <w:t>为农民进入城镇就业创造更好的政策环境，加快农业劳动力的转移。</w:t>
        </w:r>
      </w:ins>
      <w:ins w:id="400" w:author="微软用户" w:date="2009-12-26T09:08:00Z">
        <w:r>
          <w:rPr>
            <w:rFonts w:hint="eastAsia"/>
            <w:sz w:val="10"/>
            <w:szCs w:val="10"/>
            <w:highlight w:val="yellow"/>
          </w:rPr>
          <w:t>2分</w:t>
        </w:r>
      </w:ins>
    </w:p>
    <w:p>
      <w:pPr>
        <w:topLinePunct/>
        <w:bidi w:val="0"/>
        <w:adjustRightInd w:val="0"/>
        <w:snapToGrid w:val="0"/>
        <w:spacing w:line="240" w:lineRule="auto"/>
        <w:ind w:firstLine="200" w:firstLineChars="200"/>
        <w:rPr>
          <w:ins w:id="401" w:author="微软用户" w:date="2009-12-26T09:08:00Z"/>
          <w:rFonts w:hint="eastAsia"/>
          <w:sz w:val="10"/>
          <w:szCs w:val="10"/>
        </w:rPr>
      </w:pPr>
      <w:ins w:id="402" w:author="微软用户" w:date="2009-12-26T09:08:00Z">
        <w:r>
          <w:rPr>
            <w:sz w:val="10"/>
            <w:szCs w:val="10"/>
          </w:rPr>
          <w:t>大力推进城镇化进程，使农民变为城镇居民，并通过这些措施使农民收入得到大幅度提高。</w:t>
        </w:r>
      </w:ins>
      <w:ins w:id="403" w:author="微软用户" w:date="2009-12-26T09:08:00Z">
        <w:r>
          <w:rPr>
            <w:rFonts w:hint="eastAsia"/>
            <w:sz w:val="10"/>
            <w:szCs w:val="10"/>
            <w:highlight w:val="yellow"/>
          </w:rPr>
          <w:t>2</w:t>
        </w:r>
      </w:ins>
      <w:ins w:id="404" w:author="微软用户" w:date="2009-12-26T09:08:00Z">
        <w:r>
          <w:rPr>
            <w:sz w:val="10"/>
            <w:szCs w:val="10"/>
            <w:highlight w:val="yellow"/>
          </w:rPr>
          <w:t>分</w:t>
        </w:r>
      </w:ins>
    </w:p>
    <w:p>
      <w:pPr>
        <w:topLinePunct/>
        <w:bidi w:val="0"/>
        <w:adjustRightInd w:val="0"/>
        <w:snapToGrid w:val="0"/>
        <w:spacing w:line="240" w:lineRule="auto"/>
        <w:ind w:firstLine="200" w:firstLineChars="200"/>
        <w:rPr>
          <w:ins w:id="405" w:author="微软用户" w:date="2009-12-26T09:08:00Z"/>
          <w:rFonts w:hint="eastAsia"/>
          <w:sz w:val="10"/>
          <w:szCs w:val="10"/>
        </w:rPr>
      </w:pPr>
    </w:p>
    <w:p>
      <w:pPr>
        <w:topLinePunct/>
        <w:bidi w:val="0"/>
        <w:adjustRightInd w:val="0"/>
        <w:snapToGrid w:val="0"/>
        <w:spacing w:line="240" w:lineRule="auto"/>
        <w:ind w:firstLine="201" w:firstLineChars="200"/>
        <w:rPr>
          <w:ins w:id="406" w:author="微软用户" w:date="2009-12-26T09:08:00Z"/>
          <w:rFonts w:hint="eastAsia" w:ascii="宋体" w:hAnsi="宋体" w:cs="宋体"/>
          <w:spacing w:val="18"/>
          <w:kern w:val="0"/>
          <w:sz w:val="10"/>
          <w:szCs w:val="10"/>
        </w:rPr>
      </w:pPr>
      <w:ins w:id="407" w:author="微软用户" w:date="2009-12-26T09:08:00Z">
        <w:r>
          <w:rPr>
            <w:b/>
            <w:sz w:val="10"/>
            <w:szCs w:val="10"/>
          </w:rPr>
          <w:t>注：回答第（2）个问题，考生若列举出降低农业劳动力比重的其他合理措施，也可酌情给分。</w:t>
        </w:r>
      </w:ins>
    </w:p>
    <w:p/>
    <w:p>
      <w:pPr>
        <w:bidi w:val="0"/>
        <w:spacing w:line="240" w:lineRule="auto"/>
        <w:rPr>
          <w:rFonts w:hint="eastAsia"/>
          <w:b/>
          <w:sz w:val="10"/>
          <w:szCs w:val="10"/>
        </w:rPr>
      </w:pPr>
      <w:r>
        <w:rPr>
          <w:rFonts w:hint="eastAsia"/>
          <w:b/>
          <w:sz w:val="10"/>
          <w:szCs w:val="10"/>
        </w:rPr>
        <w:t xml:space="preserve">三、判断题 </w:t>
      </w:r>
      <w:ins w:id="408" w:author="微软用户" w:date="2009-12-26T09:08:00Z">
        <w:r>
          <w:rPr>
            <w:rFonts w:hint="eastAsia"/>
            <w:b/>
            <w:sz w:val="10"/>
            <w:szCs w:val="10"/>
          </w:rPr>
          <w:t>（</w:t>
        </w:r>
      </w:ins>
      <w:ins w:id="409" w:author="微软用户" w:date="2009-12-26T09:08:00Z">
        <w:r>
          <w:rPr>
            <w:rFonts w:hint="eastAsia"/>
            <w:b/>
            <w:color w:val="FF0000"/>
            <w:sz w:val="10"/>
            <w:szCs w:val="10"/>
          </w:rPr>
          <w:t>全部错误</w:t>
        </w:r>
      </w:ins>
      <w:ins w:id="410" w:author="微软用户" w:date="2009-12-26T09:08:00Z">
        <w:r>
          <w:rPr>
            <w:rFonts w:hint="eastAsia"/>
            <w:b/>
            <w:sz w:val="10"/>
            <w:szCs w:val="10"/>
          </w:rPr>
          <w:t>）</w:t>
        </w:r>
      </w:ins>
    </w:p>
    <w:p>
      <w:pPr>
        <w:bidi w:val="0"/>
        <w:spacing w:line="240" w:lineRule="auto"/>
        <w:ind w:firstLine="100" w:firstLineChars="100"/>
        <w:rPr>
          <w:rFonts w:hint="eastAsia"/>
          <w:sz w:val="10"/>
          <w:szCs w:val="10"/>
        </w:rPr>
      </w:pPr>
      <w:r>
        <w:rPr>
          <w:rFonts w:hint="eastAsia"/>
          <w:sz w:val="10"/>
          <w:szCs w:val="10"/>
        </w:rPr>
        <w:t>1</w:t>
      </w:r>
      <w:r>
        <w:rPr>
          <w:rFonts w:hint="eastAsia" w:ascii="宋体" w:hAnsi="宋体"/>
          <w:kern w:val="0"/>
          <w:sz w:val="10"/>
          <w:szCs w:val="10"/>
        </w:rPr>
        <w:t>．</w:t>
      </w:r>
      <w:r>
        <w:rPr>
          <w:rFonts w:hint="eastAsia"/>
          <w:sz w:val="10"/>
          <w:szCs w:val="10"/>
        </w:rPr>
        <w:t>人民代表大会制度是中国人民当家作主的基本政治制度，是</w:t>
      </w:r>
      <w:r>
        <w:rPr>
          <w:rFonts w:hint="eastAsia"/>
          <w:color w:val="FF0000"/>
          <w:sz w:val="10"/>
          <w:szCs w:val="10"/>
        </w:rPr>
        <w:t>我国的国体。</w:t>
      </w:r>
    </w:p>
    <w:p>
      <w:pPr>
        <w:bidi w:val="0"/>
        <w:spacing w:line="240" w:lineRule="auto"/>
        <w:ind w:firstLine="100" w:firstLineChars="100"/>
        <w:rPr>
          <w:rFonts w:hint="eastAsia"/>
          <w:sz w:val="10"/>
          <w:szCs w:val="10"/>
        </w:rPr>
      </w:pPr>
      <w:r>
        <w:rPr>
          <w:rFonts w:hint="eastAsia"/>
          <w:sz w:val="10"/>
          <w:szCs w:val="10"/>
        </w:rPr>
        <w:t>2</w:t>
      </w:r>
      <w:r>
        <w:rPr>
          <w:rFonts w:hint="eastAsia" w:ascii="宋体" w:hAnsi="宋体"/>
          <w:kern w:val="0"/>
          <w:sz w:val="10"/>
          <w:szCs w:val="10"/>
        </w:rPr>
        <w:t>．</w:t>
      </w:r>
      <w:r>
        <w:rPr>
          <w:rFonts w:hint="eastAsia"/>
          <w:sz w:val="10"/>
          <w:szCs w:val="10"/>
        </w:rPr>
        <w:t>中国共产党领导的多党合作和政治协商制度，是我国的一项</w:t>
      </w:r>
      <w:r>
        <w:rPr>
          <w:rFonts w:hint="eastAsia"/>
          <w:color w:val="FF0000"/>
          <w:sz w:val="10"/>
          <w:szCs w:val="10"/>
        </w:rPr>
        <w:t>根本</w:t>
      </w:r>
      <w:r>
        <w:rPr>
          <w:rFonts w:hint="eastAsia"/>
          <w:sz w:val="10"/>
          <w:szCs w:val="10"/>
        </w:rPr>
        <w:t>政治制度。</w:t>
      </w:r>
    </w:p>
    <w:p>
      <w:pPr>
        <w:bidi w:val="0"/>
        <w:spacing w:line="240" w:lineRule="auto"/>
        <w:ind w:firstLine="100" w:firstLineChars="100"/>
        <w:rPr>
          <w:rFonts w:hint="eastAsia"/>
          <w:sz w:val="10"/>
          <w:szCs w:val="10"/>
        </w:rPr>
      </w:pPr>
      <w:r>
        <w:rPr>
          <w:rFonts w:hint="eastAsia"/>
          <w:sz w:val="10"/>
          <w:szCs w:val="10"/>
        </w:rPr>
        <w:t>3</w:t>
      </w:r>
      <w:r>
        <w:rPr>
          <w:rFonts w:hint="eastAsia" w:ascii="宋体" w:hAnsi="宋体"/>
          <w:kern w:val="0"/>
          <w:sz w:val="10"/>
          <w:szCs w:val="10"/>
        </w:rPr>
        <w:t>．</w:t>
      </w:r>
      <w:r>
        <w:rPr>
          <w:rFonts w:hint="eastAsia"/>
          <w:color w:val="FF0000"/>
          <w:sz w:val="10"/>
          <w:szCs w:val="10"/>
        </w:rPr>
        <w:t>社会主义道路</w:t>
      </w:r>
      <w:r>
        <w:rPr>
          <w:rFonts w:hint="eastAsia"/>
          <w:sz w:val="10"/>
          <w:szCs w:val="10"/>
        </w:rPr>
        <w:t>是多党合作的首要前提和根本保证。</w:t>
      </w:r>
    </w:p>
    <w:p>
      <w:pPr>
        <w:bidi w:val="0"/>
        <w:spacing w:line="240" w:lineRule="auto"/>
        <w:ind w:firstLine="100" w:firstLineChars="100"/>
        <w:rPr>
          <w:rFonts w:hint="eastAsia"/>
          <w:sz w:val="10"/>
          <w:szCs w:val="10"/>
        </w:rPr>
      </w:pPr>
      <w:r>
        <w:rPr>
          <w:rFonts w:hint="eastAsia"/>
          <w:sz w:val="10"/>
          <w:szCs w:val="10"/>
        </w:rPr>
        <w:t>4</w:t>
      </w:r>
      <w:r>
        <w:rPr>
          <w:rFonts w:hint="eastAsia" w:ascii="宋体" w:hAnsi="宋体"/>
          <w:kern w:val="0"/>
          <w:sz w:val="10"/>
          <w:szCs w:val="10"/>
        </w:rPr>
        <w:t>．</w:t>
      </w:r>
      <w:r>
        <w:rPr>
          <w:rFonts w:hint="eastAsia"/>
          <w:sz w:val="10"/>
          <w:szCs w:val="10"/>
        </w:rPr>
        <w:t>民族区域自治是解决我国民族问题的基本政策，是国家的一项</w:t>
      </w:r>
      <w:r>
        <w:rPr>
          <w:rFonts w:hint="eastAsia"/>
          <w:color w:val="FF0000"/>
          <w:sz w:val="10"/>
          <w:szCs w:val="10"/>
        </w:rPr>
        <w:t>根本</w:t>
      </w:r>
      <w:r>
        <w:rPr>
          <w:rFonts w:hint="eastAsia"/>
          <w:sz w:val="10"/>
          <w:szCs w:val="10"/>
        </w:rPr>
        <w:t>政治制度。</w:t>
      </w:r>
    </w:p>
    <w:p>
      <w:pPr>
        <w:bidi w:val="0"/>
        <w:spacing w:line="240" w:lineRule="auto"/>
        <w:ind w:firstLine="100" w:firstLineChars="100"/>
        <w:rPr>
          <w:rFonts w:hint="eastAsia"/>
          <w:sz w:val="10"/>
          <w:szCs w:val="10"/>
        </w:rPr>
      </w:pPr>
      <w:r>
        <w:rPr>
          <w:rFonts w:hint="eastAsia"/>
          <w:sz w:val="10"/>
          <w:szCs w:val="10"/>
        </w:rPr>
        <w:t>5</w:t>
      </w:r>
      <w:r>
        <w:rPr>
          <w:rFonts w:hint="eastAsia" w:ascii="宋体" w:hAnsi="宋体"/>
          <w:kern w:val="0"/>
          <w:sz w:val="10"/>
          <w:szCs w:val="10"/>
        </w:rPr>
        <w:t>．</w:t>
      </w:r>
      <w:r>
        <w:rPr>
          <w:rFonts w:hint="eastAsia"/>
          <w:sz w:val="10"/>
          <w:szCs w:val="10"/>
        </w:rPr>
        <w:t>民主、自由、人权，核心是</w:t>
      </w:r>
      <w:r>
        <w:rPr>
          <w:rFonts w:hint="eastAsia"/>
          <w:color w:val="FF0000"/>
          <w:sz w:val="10"/>
          <w:szCs w:val="10"/>
        </w:rPr>
        <w:t>人权</w:t>
      </w:r>
      <w:r>
        <w:rPr>
          <w:rFonts w:hint="eastAsia"/>
          <w:sz w:val="10"/>
          <w:szCs w:val="10"/>
        </w:rPr>
        <w:t>，</w:t>
      </w:r>
      <w:r>
        <w:rPr>
          <w:rFonts w:hint="eastAsia"/>
          <w:color w:val="FF0000"/>
          <w:sz w:val="10"/>
          <w:szCs w:val="10"/>
        </w:rPr>
        <w:t>人权高于主权</w:t>
      </w:r>
      <w:r>
        <w:rPr>
          <w:rFonts w:hint="eastAsia"/>
          <w:sz w:val="10"/>
          <w:szCs w:val="10"/>
        </w:rPr>
        <w:t>。</w:t>
      </w:r>
    </w:p>
    <w:p>
      <w:pPr>
        <w:bidi w:val="0"/>
        <w:spacing w:line="240" w:lineRule="auto"/>
        <w:ind w:firstLine="100" w:firstLineChars="100"/>
        <w:rPr>
          <w:rFonts w:hint="eastAsia" w:ascii="宋体" w:hAnsi="宋体"/>
          <w:kern w:val="0"/>
          <w:sz w:val="10"/>
          <w:szCs w:val="10"/>
        </w:rPr>
      </w:pPr>
      <w:r>
        <w:rPr>
          <w:rFonts w:hint="eastAsia"/>
          <w:sz w:val="10"/>
          <w:szCs w:val="10"/>
        </w:rPr>
        <w:t>6</w:t>
      </w:r>
      <w:r>
        <w:rPr>
          <w:rFonts w:hint="eastAsia" w:ascii="宋体" w:hAnsi="宋体"/>
          <w:kern w:val="0"/>
          <w:sz w:val="10"/>
          <w:szCs w:val="10"/>
        </w:rPr>
        <w:t>．现阶段的人民民主专政</w:t>
      </w:r>
      <w:r>
        <w:rPr>
          <w:rFonts w:hint="eastAsia" w:ascii="宋体" w:hAnsi="宋体"/>
          <w:color w:val="FF0000"/>
          <w:kern w:val="0"/>
          <w:sz w:val="10"/>
          <w:szCs w:val="10"/>
        </w:rPr>
        <w:t>还不是</w:t>
      </w:r>
      <w:r>
        <w:rPr>
          <w:rFonts w:hint="eastAsia" w:ascii="宋体" w:hAnsi="宋体"/>
          <w:kern w:val="0"/>
          <w:sz w:val="10"/>
          <w:szCs w:val="10"/>
        </w:rPr>
        <w:t>无产阶级专政。</w:t>
      </w:r>
    </w:p>
    <w:p>
      <w:pPr>
        <w:bidi w:val="0"/>
        <w:spacing w:line="240" w:lineRule="auto"/>
        <w:ind w:firstLine="100" w:firstLineChars="100"/>
        <w:rPr>
          <w:sz w:val="10"/>
          <w:szCs w:val="10"/>
        </w:rPr>
      </w:pPr>
      <w:r>
        <w:rPr>
          <w:rFonts w:hint="eastAsia" w:ascii="宋体" w:hAnsi="宋体"/>
          <w:kern w:val="0"/>
          <w:sz w:val="10"/>
          <w:szCs w:val="10"/>
        </w:rPr>
        <w:t>7．</w:t>
      </w:r>
      <w:r>
        <w:rPr>
          <w:rFonts w:hint="eastAsia" w:ascii="宋体" w:hAnsi="宋体"/>
          <w:color w:val="FF0000"/>
          <w:kern w:val="0"/>
          <w:sz w:val="10"/>
          <w:szCs w:val="10"/>
        </w:rPr>
        <w:t>民族区域自治</w:t>
      </w:r>
      <w:r>
        <w:rPr>
          <w:rFonts w:hint="eastAsia" w:ascii="宋体" w:hAnsi="宋体"/>
          <w:kern w:val="0"/>
          <w:sz w:val="10"/>
          <w:szCs w:val="10"/>
        </w:rPr>
        <w:t>是党领导人民治理国家的基本方略。</w:t>
      </w:r>
    </w:p>
    <w:p>
      <w:pPr>
        <w:bidi w:val="0"/>
        <w:spacing w:line="240" w:lineRule="auto"/>
        <w:ind w:firstLine="100" w:firstLineChars="100"/>
        <w:rPr>
          <w:rFonts w:hint="eastAsia"/>
          <w:sz w:val="10"/>
          <w:szCs w:val="10"/>
        </w:rPr>
      </w:pPr>
      <w:r>
        <w:rPr>
          <w:rFonts w:hint="eastAsia"/>
          <w:sz w:val="10"/>
          <w:szCs w:val="10"/>
        </w:rPr>
        <w:t>8．我国的人民代表大会制度与西方的“三权分立”制度是相同的，国家的立法、行政、司法三种权力是平等的，它们相互制约，维持权力均势。</w:t>
      </w:r>
    </w:p>
    <w:p>
      <w:pPr>
        <w:bidi w:val="0"/>
        <w:spacing w:line="240" w:lineRule="auto"/>
        <w:ind w:firstLine="100" w:firstLineChars="100"/>
        <w:rPr>
          <w:rFonts w:hint="eastAsia"/>
          <w:sz w:val="10"/>
          <w:szCs w:val="10"/>
        </w:rPr>
      </w:pPr>
      <w:r>
        <w:rPr>
          <w:rFonts w:hint="eastAsia"/>
          <w:sz w:val="10"/>
          <w:szCs w:val="10"/>
        </w:rPr>
        <w:t>9．我国的政体是人民民主专政。</w:t>
      </w:r>
    </w:p>
    <w:p>
      <w:pPr>
        <w:bidi w:val="0"/>
        <w:spacing w:line="240" w:lineRule="auto"/>
        <w:ind w:firstLine="150" w:firstLineChars="150"/>
        <w:rPr>
          <w:rFonts w:hint="eastAsia"/>
          <w:sz w:val="10"/>
          <w:szCs w:val="10"/>
        </w:rPr>
      </w:pPr>
    </w:p>
    <w:p>
      <w:pPr>
        <w:bidi w:val="0"/>
        <w:spacing w:line="240" w:lineRule="auto"/>
        <w:rPr>
          <w:rFonts w:hint="eastAsia"/>
          <w:b/>
          <w:sz w:val="10"/>
          <w:szCs w:val="10"/>
        </w:rPr>
      </w:pPr>
      <w:r>
        <w:rPr>
          <w:rFonts w:hint="eastAsia"/>
          <w:b/>
          <w:sz w:val="10"/>
          <w:szCs w:val="10"/>
        </w:rPr>
        <w:t>四、论述题（15分）</w:t>
      </w:r>
    </w:p>
    <w:p>
      <w:pPr>
        <w:bidi w:val="0"/>
        <w:spacing w:line="240" w:lineRule="auto"/>
        <w:rPr>
          <w:rFonts w:hint="eastAsia"/>
          <w:sz w:val="10"/>
          <w:szCs w:val="10"/>
        </w:rPr>
      </w:pPr>
      <w:r>
        <w:rPr>
          <w:rFonts w:hint="eastAsia"/>
          <w:sz w:val="10"/>
          <w:szCs w:val="10"/>
        </w:rPr>
        <w:t>1</w:t>
      </w:r>
      <w:r>
        <w:rPr>
          <w:rFonts w:hint="eastAsia" w:ascii="宋体" w:hAnsi="宋体"/>
          <w:kern w:val="0"/>
          <w:sz w:val="10"/>
          <w:szCs w:val="10"/>
        </w:rPr>
        <w:t>．</w:t>
      </w:r>
      <w:r>
        <w:rPr>
          <w:rFonts w:hint="eastAsia"/>
          <w:sz w:val="10"/>
          <w:szCs w:val="10"/>
        </w:rPr>
        <w:t>联系实际，谈谈依法治国的重要性</w:t>
      </w:r>
    </w:p>
    <w:p>
      <w:pPr>
        <w:bidi w:val="0"/>
        <w:spacing w:line="240" w:lineRule="auto"/>
        <w:ind w:firstLine="200" w:firstLineChars="200"/>
        <w:rPr>
          <w:ins w:id="411" w:author="微软用户" w:date="2009-12-26T09:08:00Z"/>
          <w:rFonts w:hint="eastAsia"/>
          <w:sz w:val="10"/>
          <w:szCs w:val="10"/>
        </w:rPr>
      </w:pPr>
      <w:ins w:id="412" w:author="微软用户" w:date="2009-12-26T09:08:00Z">
        <w:r>
          <w:rPr>
            <w:rFonts w:hint="eastAsia"/>
            <w:sz w:val="10"/>
            <w:szCs w:val="10"/>
          </w:rPr>
          <w:t>依法治国就是广大人民群众在党的领导下，依照宪法和法律规定，通过各种途径和形式管理国家事务，管理经济文化事业，管理社会事务，保证国家各项工作都依法进行，逐步实现社会主义民主的制度化、法律化，使这种制度和法律不因领导人的改变而改变，不因领导人看法和注意力的改变而改变。</w:t>
        </w:r>
      </w:ins>
      <w:ins w:id="413" w:author="微软用户" w:date="2009-12-26T09:08:00Z">
        <w:r>
          <w:rPr>
            <w:rFonts w:hint="eastAsia"/>
            <w:sz w:val="10"/>
            <w:szCs w:val="10"/>
            <w:highlight w:val="yellow"/>
          </w:rPr>
          <w:t>（3分）</w:t>
        </w:r>
      </w:ins>
    </w:p>
    <w:p>
      <w:pPr>
        <w:bidi w:val="0"/>
        <w:spacing w:line="240" w:lineRule="auto"/>
        <w:ind w:firstLine="150" w:firstLineChars="150"/>
        <w:rPr>
          <w:ins w:id="414" w:author="微软用户" w:date="2009-12-26T09:08:00Z"/>
          <w:rFonts w:hint="eastAsia"/>
          <w:sz w:val="10"/>
          <w:szCs w:val="10"/>
        </w:rPr>
      </w:pPr>
      <w:ins w:id="415" w:author="微软用户" w:date="2009-12-26T09:08:00Z">
        <w:r>
          <w:rPr>
            <w:rFonts w:hint="eastAsia"/>
            <w:sz w:val="10"/>
            <w:szCs w:val="10"/>
          </w:rPr>
          <w:t>依法治国是社会文明进步的显著标志，是国家长治久安的重要保障，是建设中国特色社会主义经济、政治、文化，构建和谐社会的必然要求。</w:t>
        </w:r>
      </w:ins>
      <w:ins w:id="416" w:author="微软用户" w:date="2009-12-26T09:08:00Z">
        <w:r>
          <w:rPr>
            <w:rFonts w:hint="eastAsia"/>
            <w:sz w:val="10"/>
            <w:szCs w:val="10"/>
            <w:highlight w:val="yellow"/>
          </w:rPr>
          <w:t>（2分）</w:t>
        </w:r>
      </w:ins>
    </w:p>
    <w:p>
      <w:pPr>
        <w:bidi w:val="0"/>
        <w:spacing w:line="240" w:lineRule="auto"/>
        <w:ind w:firstLine="200" w:firstLineChars="200"/>
        <w:rPr>
          <w:ins w:id="417" w:author="微软用户" w:date="2009-12-26T09:08:00Z"/>
          <w:rFonts w:hint="eastAsia"/>
          <w:sz w:val="10"/>
          <w:szCs w:val="10"/>
        </w:rPr>
      </w:pPr>
      <w:ins w:id="418" w:author="微软用户" w:date="2009-12-26T09:08:00Z">
        <w:r>
          <w:rPr>
            <w:rFonts w:hint="eastAsia"/>
            <w:sz w:val="10"/>
            <w:szCs w:val="10"/>
          </w:rPr>
          <w:t>第一，依法治国是中国共产党执政方式的重大转变，有利于加强和改善党的领导。第二，依法治国是发展社会主义民主、实现人民当家作主的根本保证。第三，依法治国是发展社会主义市场经济和扩大对外开放的客观需要。第四，依法治国是国家长治久安的重要保障。</w:t>
        </w:r>
      </w:ins>
      <w:ins w:id="419" w:author="微软用户" w:date="2009-12-26T09:08:00Z">
        <w:r>
          <w:rPr>
            <w:rFonts w:hint="eastAsia"/>
            <w:sz w:val="10"/>
            <w:szCs w:val="10"/>
            <w:highlight w:val="yellow"/>
          </w:rPr>
          <w:t>（4分）</w:t>
        </w:r>
      </w:ins>
    </w:p>
    <w:p>
      <w:pPr>
        <w:bidi w:val="0"/>
        <w:spacing w:line="240" w:lineRule="auto"/>
        <w:ind w:firstLine="200" w:firstLineChars="200"/>
        <w:rPr>
          <w:ins w:id="420" w:author="微软用户" w:date="2009-12-26T09:08:00Z"/>
          <w:rFonts w:hint="eastAsia"/>
          <w:sz w:val="10"/>
          <w:szCs w:val="10"/>
        </w:rPr>
      </w:pPr>
      <w:ins w:id="421" w:author="微软用户" w:date="2009-12-26T09:08:00Z">
        <w:r>
          <w:rPr>
            <w:rFonts w:hint="eastAsia"/>
            <w:sz w:val="10"/>
            <w:szCs w:val="10"/>
          </w:rPr>
          <w:t>联系实际，酌情给分</w:t>
        </w:r>
      </w:ins>
      <w:ins w:id="422" w:author="微软用户" w:date="2009-12-26T09:08:00Z">
        <w:r>
          <w:rPr>
            <w:rFonts w:hint="eastAsia"/>
            <w:sz w:val="10"/>
            <w:szCs w:val="10"/>
            <w:highlight w:val="yellow"/>
          </w:rPr>
          <w:t>（6分）</w:t>
        </w:r>
      </w:ins>
    </w:p>
    <w:p>
      <w:pPr>
        <w:bidi w:val="0"/>
        <w:spacing w:line="240" w:lineRule="auto"/>
        <w:rPr>
          <w:ins w:id="423" w:author="微软用户" w:date="2009-12-26T09:08:00Z"/>
          <w:rFonts w:hint="eastAsia"/>
          <w:b/>
          <w:sz w:val="10"/>
          <w:szCs w:val="10"/>
        </w:rPr>
      </w:pPr>
      <w:ins w:id="424" w:author="微软用户" w:date="2009-12-26T09:08:00Z">
        <w:r>
          <w:rPr>
            <w:rFonts w:hint="eastAsia"/>
            <w:b/>
            <w:sz w:val="10"/>
            <w:szCs w:val="10"/>
          </w:rPr>
          <w:t>三、判断题（</w:t>
        </w:r>
      </w:ins>
      <w:ins w:id="425" w:author="微软用户" w:date="2009-12-26T09:08:00Z">
        <w:r>
          <w:rPr>
            <w:rFonts w:hint="eastAsia"/>
            <w:b/>
            <w:sz w:val="10"/>
            <w:szCs w:val="10"/>
            <w:highlight w:val="yellow"/>
          </w:rPr>
          <w:t>全部错误</w:t>
        </w:r>
      </w:ins>
      <w:ins w:id="426" w:author="微软用户" w:date="2009-12-26T09:08:00Z">
        <w:r>
          <w:rPr>
            <w:rFonts w:hint="eastAsia"/>
            <w:b/>
            <w:sz w:val="10"/>
            <w:szCs w:val="10"/>
          </w:rPr>
          <w:t>）</w:t>
        </w:r>
      </w:ins>
    </w:p>
    <w:p>
      <w:pPr>
        <w:bidi w:val="0"/>
        <w:spacing w:line="240" w:lineRule="auto"/>
        <w:ind w:firstLine="100" w:firstLineChars="100"/>
        <w:rPr>
          <w:rFonts w:hint="eastAsia"/>
          <w:sz w:val="10"/>
          <w:szCs w:val="10"/>
        </w:rPr>
      </w:pPr>
      <w:r>
        <w:rPr>
          <w:rFonts w:hint="eastAsia"/>
          <w:sz w:val="10"/>
          <w:szCs w:val="10"/>
        </w:rPr>
        <w:t>1．培育有理想、有道德、有文化、有纪律社会主义公民，是建设社会主义先进文化对公民素质提出的综合要求。其中，有理想、有道德、有纪律，是对公民</w:t>
      </w:r>
      <w:r>
        <w:rPr>
          <w:rFonts w:hint="eastAsia"/>
          <w:color w:val="FF0000"/>
          <w:sz w:val="10"/>
          <w:szCs w:val="10"/>
        </w:rPr>
        <w:t>科学文化</w:t>
      </w:r>
      <w:r>
        <w:rPr>
          <w:rFonts w:hint="eastAsia"/>
          <w:sz w:val="10"/>
          <w:szCs w:val="10"/>
        </w:rPr>
        <w:t>素质方面的要求；有文化则是对</w:t>
      </w:r>
      <w:r>
        <w:rPr>
          <w:rFonts w:hint="eastAsia"/>
          <w:color w:val="FF0000"/>
          <w:sz w:val="10"/>
          <w:szCs w:val="10"/>
        </w:rPr>
        <w:t>思想道德素质</w:t>
      </w:r>
      <w:r>
        <w:rPr>
          <w:rFonts w:hint="eastAsia"/>
          <w:sz w:val="10"/>
          <w:szCs w:val="10"/>
        </w:rPr>
        <w:t>公民的要求。</w:t>
      </w:r>
    </w:p>
    <w:p>
      <w:pPr>
        <w:bidi w:val="0"/>
        <w:spacing w:line="240" w:lineRule="auto"/>
        <w:ind w:firstLine="100" w:firstLineChars="100"/>
        <w:rPr>
          <w:rFonts w:hint="eastAsia"/>
          <w:sz w:val="10"/>
          <w:szCs w:val="10"/>
        </w:rPr>
      </w:pPr>
      <w:r>
        <w:rPr>
          <w:rFonts w:hint="eastAsia"/>
          <w:sz w:val="10"/>
          <w:szCs w:val="10"/>
        </w:rPr>
        <w:t>2．建设社会主义核心价值体系，最根本的是</w:t>
      </w:r>
      <w:r>
        <w:rPr>
          <w:rFonts w:hint="eastAsia"/>
          <w:color w:val="FF0000"/>
          <w:sz w:val="10"/>
          <w:szCs w:val="10"/>
        </w:rPr>
        <w:t>坚持以“八荣八耻”为主要内容的社会主义荣辱观</w:t>
      </w:r>
      <w:r>
        <w:rPr>
          <w:rFonts w:hint="eastAsia"/>
          <w:sz w:val="10"/>
          <w:szCs w:val="10"/>
        </w:rPr>
        <w:t>。</w:t>
      </w:r>
    </w:p>
    <w:p>
      <w:pPr>
        <w:bidi w:val="0"/>
        <w:spacing w:line="240" w:lineRule="auto"/>
        <w:ind w:firstLine="100" w:firstLineChars="100"/>
        <w:rPr>
          <w:rFonts w:hint="eastAsia"/>
          <w:sz w:val="10"/>
          <w:szCs w:val="10"/>
        </w:rPr>
      </w:pPr>
      <w:r>
        <w:rPr>
          <w:rFonts w:hint="eastAsia"/>
          <w:sz w:val="10"/>
          <w:szCs w:val="10"/>
        </w:rPr>
        <w:t>3．把握了</w:t>
      </w:r>
      <w:r>
        <w:rPr>
          <w:sz w:val="10"/>
          <w:szCs w:val="10"/>
        </w:rPr>
        <w:t>以</w:t>
      </w:r>
      <w:r>
        <w:rPr>
          <w:color w:val="FF0000"/>
          <w:sz w:val="10"/>
          <w:szCs w:val="10"/>
        </w:rPr>
        <w:t>改革创新</w:t>
      </w:r>
      <w:r>
        <w:rPr>
          <w:sz w:val="10"/>
          <w:szCs w:val="10"/>
        </w:rPr>
        <w:t>为核心的民族精神和以</w:t>
      </w:r>
      <w:r>
        <w:rPr>
          <w:color w:val="FF0000"/>
          <w:sz w:val="10"/>
          <w:szCs w:val="10"/>
        </w:rPr>
        <w:t>爱国主义</w:t>
      </w:r>
      <w:r>
        <w:rPr>
          <w:sz w:val="10"/>
          <w:szCs w:val="10"/>
        </w:rPr>
        <w:t>为核心的时代精神</w:t>
      </w:r>
      <w:r>
        <w:rPr>
          <w:rFonts w:hint="eastAsia"/>
          <w:sz w:val="10"/>
          <w:szCs w:val="10"/>
        </w:rPr>
        <w:t>，就把握了社会主义核心价值体系的精髓。</w:t>
      </w:r>
    </w:p>
    <w:p>
      <w:pPr>
        <w:bidi w:val="0"/>
        <w:spacing w:line="240" w:lineRule="auto"/>
        <w:ind w:firstLine="100" w:firstLineChars="100"/>
        <w:rPr>
          <w:rFonts w:hint="eastAsia"/>
          <w:sz w:val="10"/>
          <w:szCs w:val="10"/>
        </w:rPr>
      </w:pPr>
      <w:r>
        <w:rPr>
          <w:rFonts w:hint="eastAsia"/>
          <w:sz w:val="10"/>
          <w:szCs w:val="10"/>
        </w:rPr>
        <w:t>4．现阶段国际综合国力竞争的焦点是</w:t>
      </w:r>
      <w:r>
        <w:rPr>
          <w:rFonts w:hint="eastAsia"/>
          <w:color w:val="FF0000"/>
          <w:sz w:val="10"/>
          <w:szCs w:val="10"/>
        </w:rPr>
        <w:t>军事</w:t>
      </w:r>
      <w:r>
        <w:rPr>
          <w:rFonts w:hint="eastAsia"/>
          <w:sz w:val="10"/>
          <w:szCs w:val="10"/>
        </w:rPr>
        <w:t>实力的竞争。</w:t>
      </w:r>
    </w:p>
    <w:p>
      <w:pPr>
        <w:bidi w:val="0"/>
        <w:spacing w:line="240" w:lineRule="auto"/>
        <w:ind w:firstLine="100" w:firstLineChars="100"/>
        <w:rPr>
          <w:rFonts w:hint="eastAsia"/>
          <w:sz w:val="10"/>
          <w:szCs w:val="10"/>
        </w:rPr>
      </w:pPr>
      <w:r>
        <w:rPr>
          <w:rFonts w:hint="eastAsia"/>
          <w:sz w:val="10"/>
          <w:szCs w:val="10"/>
        </w:rPr>
        <w:t>5．深化文化体制改革，要坚持以</w:t>
      </w:r>
      <w:r>
        <w:rPr>
          <w:rFonts w:hint="eastAsia"/>
          <w:color w:val="FF0000"/>
          <w:sz w:val="10"/>
          <w:szCs w:val="10"/>
        </w:rPr>
        <w:t>改革</w:t>
      </w:r>
      <w:r>
        <w:rPr>
          <w:rFonts w:hint="eastAsia"/>
          <w:sz w:val="10"/>
          <w:szCs w:val="10"/>
        </w:rPr>
        <w:t>为主题，以</w:t>
      </w:r>
      <w:r>
        <w:rPr>
          <w:rFonts w:hint="eastAsia"/>
          <w:color w:val="FF0000"/>
          <w:sz w:val="10"/>
          <w:szCs w:val="10"/>
        </w:rPr>
        <w:t>体制机制创新</w:t>
      </w:r>
      <w:r>
        <w:rPr>
          <w:rFonts w:hint="eastAsia"/>
          <w:sz w:val="10"/>
          <w:szCs w:val="10"/>
        </w:rPr>
        <w:t>为动力，以</w:t>
      </w:r>
      <w:r>
        <w:rPr>
          <w:rFonts w:hint="eastAsia"/>
          <w:color w:val="FF0000"/>
          <w:sz w:val="10"/>
          <w:szCs w:val="10"/>
        </w:rPr>
        <w:t>发展</w:t>
      </w:r>
      <w:r>
        <w:rPr>
          <w:rFonts w:hint="eastAsia"/>
          <w:sz w:val="10"/>
          <w:szCs w:val="10"/>
        </w:rPr>
        <w:t>为重点，形成科学有效的宏观文化管理体制。</w:t>
      </w:r>
    </w:p>
    <w:p>
      <w:pPr>
        <w:bidi w:val="0"/>
        <w:spacing w:line="240" w:lineRule="auto"/>
        <w:ind w:firstLine="100" w:firstLineChars="100"/>
        <w:rPr>
          <w:rFonts w:hint="eastAsia"/>
          <w:color w:val="FF0000"/>
          <w:sz w:val="10"/>
          <w:szCs w:val="10"/>
        </w:rPr>
      </w:pPr>
      <w:r>
        <w:rPr>
          <w:rFonts w:hint="eastAsia"/>
          <w:sz w:val="10"/>
          <w:szCs w:val="10"/>
        </w:rPr>
        <w:t>6．</w:t>
      </w:r>
      <w:r>
        <w:rPr>
          <w:rFonts w:hint="eastAsia"/>
          <w:color w:val="FF0000"/>
          <w:sz w:val="10"/>
          <w:szCs w:val="10"/>
        </w:rPr>
        <w:t>文明是各种文化的总和。</w:t>
      </w:r>
    </w:p>
    <w:p>
      <w:pPr>
        <w:bidi w:val="0"/>
        <w:spacing w:line="240" w:lineRule="auto"/>
        <w:ind w:firstLine="100" w:firstLineChars="100"/>
        <w:rPr>
          <w:rFonts w:hint="eastAsia"/>
          <w:color w:val="FF0000"/>
          <w:sz w:val="10"/>
          <w:szCs w:val="10"/>
        </w:rPr>
      </w:pPr>
      <w:r>
        <w:rPr>
          <w:rFonts w:hint="eastAsia"/>
          <w:sz w:val="10"/>
          <w:szCs w:val="10"/>
        </w:rPr>
        <w:t>7．先进文化是以先进生产力为基础的，</w:t>
      </w:r>
      <w:r>
        <w:rPr>
          <w:rFonts w:hint="eastAsia"/>
          <w:color w:val="FF0000"/>
          <w:sz w:val="10"/>
          <w:szCs w:val="10"/>
        </w:rPr>
        <w:t>因此，在我国生产力尚不发达的情况下，不应提出建设先进文化的目标。</w:t>
      </w:r>
    </w:p>
    <w:p>
      <w:pPr>
        <w:bidi w:val="0"/>
        <w:spacing w:line="240" w:lineRule="auto"/>
        <w:ind w:firstLine="100" w:firstLineChars="100"/>
        <w:rPr>
          <w:rFonts w:hint="eastAsia"/>
          <w:sz w:val="10"/>
          <w:szCs w:val="10"/>
        </w:rPr>
      </w:pPr>
      <w:r>
        <w:rPr>
          <w:rFonts w:hint="eastAsia"/>
          <w:sz w:val="10"/>
          <w:szCs w:val="10"/>
        </w:rPr>
        <w:t>8．中国特色社会主义文化建设的根本是坚持马克思主义的指导地位。</w:t>
      </w:r>
    </w:p>
    <w:p>
      <w:pPr>
        <w:bidi w:val="0"/>
        <w:spacing w:line="240" w:lineRule="auto"/>
        <w:ind w:firstLine="100" w:firstLineChars="100"/>
        <w:rPr>
          <w:rFonts w:hint="eastAsia"/>
          <w:sz w:val="10"/>
          <w:szCs w:val="10"/>
        </w:rPr>
      </w:pPr>
      <w:r>
        <w:rPr>
          <w:rFonts w:hint="eastAsia"/>
          <w:sz w:val="10"/>
          <w:szCs w:val="10"/>
        </w:rPr>
        <w:t>9．建设社会主义核心价值体系，最根本的是在全社会形成共同理想与精神支柱。</w:t>
      </w:r>
    </w:p>
    <w:p>
      <w:pPr>
        <w:bidi w:val="0"/>
        <w:spacing w:line="240" w:lineRule="auto"/>
        <w:rPr>
          <w:rFonts w:hint="eastAsia"/>
          <w:b/>
          <w:sz w:val="10"/>
          <w:szCs w:val="10"/>
        </w:rPr>
      </w:pPr>
    </w:p>
    <w:p>
      <w:pPr>
        <w:bidi w:val="0"/>
        <w:spacing w:line="240" w:lineRule="auto"/>
        <w:rPr>
          <w:rFonts w:hint="eastAsia"/>
          <w:b/>
          <w:sz w:val="10"/>
          <w:szCs w:val="10"/>
        </w:rPr>
      </w:pPr>
      <w:r>
        <w:rPr>
          <w:rFonts w:hint="eastAsia"/>
          <w:b/>
          <w:sz w:val="10"/>
          <w:szCs w:val="10"/>
        </w:rPr>
        <w:t>四、简答题</w:t>
      </w:r>
    </w:p>
    <w:p>
      <w:pPr>
        <w:bidi w:val="0"/>
        <w:spacing w:line="240" w:lineRule="auto"/>
        <w:rPr>
          <w:ins w:id="427" w:author="微软用户" w:date="2009-12-26T09:08:00Z"/>
          <w:rFonts w:hint="eastAsia"/>
          <w:b/>
          <w:sz w:val="10"/>
          <w:szCs w:val="10"/>
        </w:rPr>
      </w:pPr>
    </w:p>
    <w:p>
      <w:pPr>
        <w:bidi w:val="0"/>
        <w:spacing w:line="240" w:lineRule="auto"/>
        <w:rPr>
          <w:ins w:id="428" w:author="微软用户" w:date="2009-12-26T09:08:00Z"/>
          <w:rFonts w:hint="eastAsia"/>
          <w:b/>
          <w:sz w:val="10"/>
          <w:szCs w:val="10"/>
        </w:rPr>
      </w:pPr>
    </w:p>
    <w:p>
      <w:pPr>
        <w:bidi w:val="0"/>
        <w:spacing w:line="240" w:lineRule="auto"/>
        <w:rPr>
          <w:ins w:id="429" w:author="微软用户" w:date="2009-12-26T09:08:00Z"/>
          <w:rFonts w:hint="eastAsia"/>
          <w:b/>
          <w:sz w:val="10"/>
          <w:szCs w:val="10"/>
        </w:rPr>
      </w:pPr>
      <w:ins w:id="430" w:author="微软用户" w:date="2009-12-26T09:08:00Z">
        <w:r>
          <w:rPr>
            <w:rFonts w:hint="eastAsia"/>
            <w:b/>
            <w:sz w:val="10"/>
            <w:szCs w:val="10"/>
          </w:rPr>
          <w:t>四、简答题（10分）</w:t>
        </w:r>
      </w:ins>
    </w:p>
    <w:p>
      <w:pPr>
        <w:bidi w:val="0"/>
        <w:spacing w:line="240" w:lineRule="auto"/>
        <w:rPr>
          <w:rFonts w:hint="eastAsia"/>
          <w:sz w:val="10"/>
          <w:szCs w:val="10"/>
        </w:rPr>
      </w:pPr>
      <w:r>
        <w:rPr>
          <w:rFonts w:hint="eastAsia"/>
          <w:sz w:val="10"/>
          <w:szCs w:val="10"/>
        </w:rPr>
        <w:t>1．如何理解社会主义核心价值体系的主要内容及其相互关系？</w:t>
      </w:r>
    </w:p>
    <w:p>
      <w:pPr>
        <w:bidi w:val="0"/>
        <w:spacing w:line="240" w:lineRule="auto"/>
        <w:rPr>
          <w:rFonts w:hint="eastAsia"/>
          <w:sz w:val="10"/>
          <w:szCs w:val="10"/>
        </w:rPr>
      </w:pPr>
    </w:p>
    <w:p>
      <w:pPr>
        <w:bidi w:val="0"/>
        <w:spacing w:line="240" w:lineRule="auto"/>
        <w:rPr>
          <w:rFonts w:hint="eastAsia"/>
          <w:sz w:val="10"/>
          <w:szCs w:val="10"/>
        </w:rPr>
      </w:pPr>
      <w:r>
        <w:rPr>
          <w:rFonts w:hint="eastAsia"/>
          <w:sz w:val="10"/>
          <w:szCs w:val="10"/>
        </w:rPr>
        <w:t>2．中国特色社会主义文化建设的基本方针是什么？</w:t>
      </w:r>
    </w:p>
    <w:p>
      <w:pPr>
        <w:bidi w:val="0"/>
        <w:spacing w:line="240" w:lineRule="auto"/>
        <w:rPr>
          <w:rFonts w:hint="eastAsia"/>
          <w:sz w:val="10"/>
          <w:szCs w:val="10"/>
        </w:rPr>
      </w:pPr>
      <w:r>
        <w:rPr>
          <w:rFonts w:hint="eastAsia"/>
          <w:sz w:val="10"/>
          <w:szCs w:val="10"/>
        </w:rPr>
        <w:t xml:space="preserve"> </w:t>
      </w:r>
    </w:p>
    <w:p>
      <w:pPr>
        <w:bidi w:val="0"/>
        <w:spacing w:line="240" w:lineRule="auto"/>
        <w:ind w:firstLine="150" w:firstLineChars="150"/>
        <w:rPr>
          <w:ins w:id="431" w:author="微软用户" w:date="2009-12-26T09:08:00Z"/>
          <w:rFonts w:hint="eastAsia"/>
          <w:sz w:val="10"/>
          <w:szCs w:val="10"/>
        </w:rPr>
      </w:pPr>
      <w:ins w:id="432" w:author="微软用户" w:date="2009-12-26T09:08:00Z">
        <w:r>
          <w:rPr>
            <w:rFonts w:hint="eastAsia"/>
            <w:sz w:val="10"/>
            <w:szCs w:val="10"/>
          </w:rPr>
          <w:t>社会主义核心价值体系的基本内容包括马克思主义指导思想、中国特色社会主义共同理想、以爱国主义为核心的民族精神和以改革创新为核心的时代精神、社会主义荣辱观。</w:t>
        </w:r>
      </w:ins>
      <w:ins w:id="433" w:author="微软用户" w:date="2009-12-26T09:08:00Z">
        <w:r>
          <w:rPr>
            <w:rFonts w:hint="eastAsia"/>
            <w:sz w:val="10"/>
            <w:szCs w:val="10"/>
            <w:highlight w:val="yellow"/>
          </w:rPr>
          <w:t>（4分</w:t>
        </w:r>
      </w:ins>
      <w:ins w:id="434" w:author="微软用户" w:date="2009-12-26T09:08:00Z">
        <w:r>
          <w:rPr>
            <w:rFonts w:hint="eastAsia"/>
            <w:sz w:val="10"/>
            <w:szCs w:val="10"/>
          </w:rPr>
          <w:t>）</w:t>
        </w:r>
      </w:ins>
    </w:p>
    <w:p>
      <w:pPr>
        <w:bidi w:val="0"/>
        <w:spacing w:line="240" w:lineRule="auto"/>
        <w:ind w:firstLine="150" w:firstLineChars="150"/>
        <w:rPr>
          <w:ins w:id="435" w:author="微软用户" w:date="2009-12-26T09:08:00Z"/>
          <w:rFonts w:hint="eastAsia"/>
          <w:sz w:val="10"/>
          <w:szCs w:val="10"/>
        </w:rPr>
      </w:pPr>
      <w:ins w:id="436" w:author="微软用户" w:date="2009-12-26T09:08:00Z">
        <w:r>
          <w:rPr>
            <w:rFonts w:hint="eastAsia"/>
            <w:sz w:val="10"/>
            <w:szCs w:val="10"/>
          </w:rPr>
          <w:t>社会主义核心价值体系这四个方面的内容，相互联系、相互贯通，相互促进，是一个有机统一的整体，都是社会主义意识形态最重要的组成部分，是从我们党领导人民在长期实践中形成的丰富思想文化成果中提炼和概括出来的精华，是对社会主义核心价值体系深刻内涵的科学揭示。</w:t>
        </w:r>
      </w:ins>
      <w:ins w:id="437" w:author="微软用户" w:date="2009-12-26T09:08:00Z">
        <w:r>
          <w:rPr>
            <w:rFonts w:hint="eastAsia"/>
            <w:sz w:val="10"/>
            <w:szCs w:val="10"/>
            <w:highlight w:val="yellow"/>
          </w:rPr>
          <w:t>（2分）</w:t>
        </w:r>
      </w:ins>
    </w:p>
    <w:p>
      <w:pPr>
        <w:bidi w:val="0"/>
        <w:spacing w:line="240" w:lineRule="auto"/>
        <w:ind w:firstLine="150" w:firstLineChars="150"/>
        <w:rPr>
          <w:ins w:id="438" w:author="微软用户" w:date="2009-12-26T09:08:00Z"/>
          <w:rFonts w:hint="eastAsia"/>
          <w:sz w:val="10"/>
          <w:szCs w:val="10"/>
        </w:rPr>
      </w:pPr>
      <w:ins w:id="439" w:author="微软用户" w:date="2009-12-26T09:08:00Z">
        <w:r>
          <w:rPr>
            <w:rFonts w:hint="eastAsia"/>
            <w:sz w:val="10"/>
            <w:szCs w:val="10"/>
          </w:rPr>
          <w:t xml:space="preserve">坚持马克思主义的指导地位，抓住了社会主义核心价值体系的灵魂；树立共同理想，突出了社会主义核心价值体系的主题；培育和弘扬民族精神和时代精神，把握了社会主义核心价值体系的精髓；树立和践行社会主义荣辱观，打牢了社会主义核心价值体系的基础。 </w:t>
        </w:r>
      </w:ins>
      <w:ins w:id="440" w:author="微软用户" w:date="2009-12-26T09:08:00Z">
        <w:r>
          <w:rPr>
            <w:rFonts w:hint="eastAsia"/>
            <w:sz w:val="10"/>
            <w:szCs w:val="10"/>
            <w:highlight w:val="yellow"/>
          </w:rPr>
          <w:t>（4分）</w:t>
        </w:r>
      </w:ins>
    </w:p>
    <w:p>
      <w:pPr>
        <w:bidi w:val="0"/>
        <w:spacing w:line="240" w:lineRule="auto"/>
        <w:rPr>
          <w:rFonts w:hint="eastAsia"/>
          <w:b/>
          <w:sz w:val="10"/>
          <w:szCs w:val="10"/>
        </w:rPr>
      </w:pPr>
    </w:p>
    <w:p>
      <w:pPr>
        <w:bidi w:val="0"/>
        <w:spacing w:line="240" w:lineRule="auto"/>
        <w:rPr>
          <w:rFonts w:hint="eastAsia"/>
          <w:b/>
          <w:sz w:val="10"/>
          <w:szCs w:val="10"/>
        </w:rPr>
      </w:pPr>
      <w:r>
        <w:rPr>
          <w:rFonts w:hint="eastAsia"/>
          <w:b/>
          <w:sz w:val="10"/>
          <w:szCs w:val="10"/>
        </w:rPr>
        <w:t>五、论述题（15分）</w:t>
      </w:r>
    </w:p>
    <w:p>
      <w:pPr>
        <w:bidi w:val="0"/>
        <w:spacing w:line="240" w:lineRule="auto"/>
        <w:rPr>
          <w:rFonts w:hint="eastAsia"/>
          <w:sz w:val="10"/>
          <w:szCs w:val="10"/>
        </w:rPr>
      </w:pPr>
      <w:r>
        <w:rPr>
          <w:rFonts w:hint="eastAsia"/>
          <w:sz w:val="10"/>
          <w:szCs w:val="10"/>
        </w:rPr>
        <w:t>1．联系实际，谈谈你对社会主义荣辱观的认识。</w:t>
      </w:r>
    </w:p>
    <w:p>
      <w:pPr>
        <w:bidi w:val="0"/>
        <w:spacing w:line="240" w:lineRule="auto"/>
        <w:ind w:firstLine="257" w:firstLineChars="257"/>
        <w:rPr>
          <w:ins w:id="441" w:author="微软用户" w:date="2009-12-26T09:08:00Z"/>
          <w:rFonts w:hint="eastAsia"/>
          <w:sz w:val="10"/>
          <w:szCs w:val="10"/>
        </w:rPr>
      </w:pPr>
      <w:ins w:id="442" w:author="微软用户" w:date="2009-12-26T09:08:00Z">
        <w:r>
          <w:rPr>
            <w:rFonts w:hint="eastAsia"/>
            <w:sz w:val="10"/>
            <w:szCs w:val="10"/>
          </w:rPr>
          <w:t>荣辱观是人们对荣誉和耻辱的根本看法和态度。以“八荣八耻”为主要内容的社会主义荣辱观是对马克思主义道德观的精辟概括，是对新时期社会主义道德的系统总结，是科学发展观的重要组成部分。</w:t>
        </w:r>
      </w:ins>
      <w:ins w:id="443" w:author="微软用户" w:date="2009-12-26T09:08:00Z">
        <w:r>
          <w:rPr>
            <w:rFonts w:hint="eastAsia"/>
            <w:sz w:val="10"/>
            <w:szCs w:val="10"/>
            <w:highlight w:val="yellow"/>
          </w:rPr>
          <w:t>（2分）</w:t>
        </w:r>
      </w:ins>
    </w:p>
    <w:p>
      <w:pPr>
        <w:bidi w:val="0"/>
        <w:spacing w:line="240" w:lineRule="auto"/>
        <w:ind w:firstLine="257" w:firstLineChars="257"/>
        <w:rPr>
          <w:ins w:id="444" w:author="微软用户" w:date="2009-12-26T09:08:00Z"/>
          <w:rFonts w:hint="eastAsia"/>
          <w:sz w:val="10"/>
          <w:szCs w:val="10"/>
        </w:rPr>
      </w:pPr>
      <w:ins w:id="445" w:author="微软用户" w:date="2009-12-26T09:08:00Z">
        <w:r>
          <w:rPr>
            <w:rFonts w:hint="eastAsia"/>
            <w:sz w:val="10"/>
            <w:szCs w:val="10"/>
          </w:rPr>
          <w:t>在我们这样一个有13亿人口和56个民族的发展中大国，实现事业发展、社会和谐的目标和追求，必须确立普遍奉行的价值准则和道德要求，形成和谐的人际关系和社会风尚。</w:t>
        </w:r>
      </w:ins>
      <w:ins w:id="446" w:author="微软用户" w:date="2009-12-26T09:08:00Z">
        <w:r>
          <w:rPr>
            <w:rFonts w:hint="eastAsia"/>
            <w:sz w:val="10"/>
            <w:szCs w:val="10"/>
            <w:highlight w:val="yellow"/>
          </w:rPr>
          <w:t>（2分）</w:t>
        </w:r>
      </w:ins>
    </w:p>
    <w:p>
      <w:pPr>
        <w:bidi w:val="0"/>
        <w:spacing w:line="240" w:lineRule="auto"/>
        <w:ind w:firstLine="257" w:firstLineChars="257"/>
        <w:rPr>
          <w:ins w:id="447" w:author="微软用户" w:date="2009-12-26T09:08:00Z"/>
          <w:rFonts w:hint="eastAsia"/>
          <w:sz w:val="10"/>
          <w:szCs w:val="10"/>
        </w:rPr>
      </w:pPr>
      <w:ins w:id="448" w:author="微软用户" w:date="2009-12-26T09:08:00Z">
        <w:r>
          <w:rPr>
            <w:rFonts w:hint="eastAsia"/>
            <w:sz w:val="10"/>
            <w:szCs w:val="10"/>
          </w:rPr>
          <w:t>社会主义荣辱观是对社会主义思想道德体系全面系统、准确通俗的表达。它继承了中华民族传统美德，发扬了我们党优秀革命传统道德，概括了社会主义思想道德建设的新鲜经验，集中体现了改革开放以来形成的时代精神和时代风尚。</w:t>
        </w:r>
      </w:ins>
      <w:ins w:id="449" w:author="微软用户" w:date="2009-12-26T09:08:00Z">
        <w:r>
          <w:rPr>
            <w:rFonts w:hint="eastAsia"/>
            <w:sz w:val="10"/>
            <w:szCs w:val="10"/>
            <w:highlight w:val="yellow"/>
          </w:rPr>
          <w:t>（2分）</w:t>
        </w:r>
      </w:ins>
    </w:p>
    <w:p>
      <w:pPr>
        <w:bidi w:val="0"/>
        <w:spacing w:line="240" w:lineRule="auto"/>
        <w:ind w:firstLine="257" w:firstLineChars="257"/>
        <w:rPr>
          <w:ins w:id="450" w:author="微软用户" w:date="2009-12-26T09:08:00Z"/>
          <w:rFonts w:hint="eastAsia"/>
          <w:sz w:val="10"/>
          <w:szCs w:val="10"/>
        </w:rPr>
      </w:pPr>
      <w:ins w:id="451" w:author="微软用户" w:date="2009-12-26T09:08:00Z">
        <w:r>
          <w:rPr>
            <w:rFonts w:hint="eastAsia"/>
            <w:sz w:val="10"/>
            <w:szCs w:val="10"/>
          </w:rPr>
          <w:t>树立社会主义荣辱观，形成褒荣贬辱的新风尚，是一个长期的过程，不仅需要广泛的宣传教育，更需各方面共同努力，要坚持以制度建设为根本，按照重在实际行动、重在持之以恒、重在形成机制的要求，建立和完善与社会主义荣辱观基本要求相适应的道德评价、奖惩和监督机制，形成践行社会主义荣辱观的长效机制。</w:t>
        </w:r>
      </w:ins>
      <w:ins w:id="452" w:author="微软用户" w:date="2009-12-26T09:08:00Z">
        <w:r>
          <w:rPr>
            <w:rFonts w:hint="eastAsia"/>
            <w:sz w:val="10"/>
            <w:szCs w:val="10"/>
            <w:highlight w:val="yellow"/>
          </w:rPr>
          <w:t>（3分）</w:t>
        </w:r>
      </w:ins>
    </w:p>
    <w:p>
      <w:pPr>
        <w:bidi w:val="0"/>
        <w:spacing w:line="240" w:lineRule="auto"/>
        <w:ind w:firstLine="257" w:firstLineChars="257"/>
        <w:rPr>
          <w:ins w:id="453" w:author="微软用户" w:date="2009-12-26T09:08:00Z"/>
          <w:rFonts w:hint="eastAsia"/>
          <w:sz w:val="10"/>
          <w:szCs w:val="10"/>
        </w:rPr>
      </w:pPr>
      <w:ins w:id="454" w:author="微软用户" w:date="2009-12-26T09:08:00Z">
        <w:r>
          <w:rPr>
            <w:rFonts w:hint="eastAsia"/>
            <w:sz w:val="10"/>
            <w:szCs w:val="10"/>
          </w:rPr>
          <w:t>联系实际分析。</w:t>
        </w:r>
      </w:ins>
      <w:ins w:id="455" w:author="微软用户" w:date="2009-12-26T09:08:00Z">
        <w:r>
          <w:rPr>
            <w:rFonts w:hint="eastAsia"/>
            <w:sz w:val="10"/>
            <w:szCs w:val="10"/>
            <w:highlight w:val="yellow"/>
          </w:rPr>
          <w:t>（6分）</w:t>
        </w:r>
      </w:ins>
    </w:p>
    <w:p>
      <w:pPr>
        <w:bidi w:val="0"/>
        <w:spacing w:line="240" w:lineRule="auto"/>
        <w:ind w:firstLine="150" w:firstLineChars="150"/>
        <w:rPr>
          <w:ins w:id="456" w:author="微软用户" w:date="2009-12-26T09:08:00Z"/>
          <w:rFonts w:hint="eastAsia"/>
          <w:sz w:val="10"/>
          <w:szCs w:val="10"/>
        </w:rPr>
      </w:pPr>
    </w:p>
    <w:p>
      <w:pPr>
        <w:bidi w:val="0"/>
        <w:spacing w:line="240" w:lineRule="auto"/>
        <w:rPr>
          <w:ins w:id="457" w:author="微软用户" w:date="2009-12-26T09:08:00Z"/>
          <w:rFonts w:hint="eastAsia"/>
          <w:b/>
          <w:sz w:val="10"/>
          <w:szCs w:val="10"/>
        </w:rPr>
      </w:pPr>
      <w:ins w:id="458" w:author="微软用户" w:date="2009-12-26T09:08:00Z">
        <w:r>
          <w:rPr>
            <w:rFonts w:hint="eastAsia"/>
            <w:b/>
            <w:sz w:val="10"/>
            <w:szCs w:val="10"/>
          </w:rPr>
          <w:t>三、判断题（</w:t>
        </w:r>
      </w:ins>
      <w:ins w:id="459" w:author="微软用户" w:date="2009-12-26T09:08:00Z">
        <w:r>
          <w:rPr>
            <w:rFonts w:hint="eastAsia"/>
            <w:b/>
            <w:color w:val="FF0000"/>
            <w:sz w:val="10"/>
            <w:szCs w:val="10"/>
          </w:rPr>
          <w:t>全部错误</w:t>
        </w:r>
      </w:ins>
      <w:ins w:id="460" w:author="微软用户" w:date="2009-12-26T09:08:00Z">
        <w:r>
          <w:rPr>
            <w:rFonts w:hint="eastAsia"/>
            <w:b/>
            <w:sz w:val="10"/>
            <w:szCs w:val="10"/>
          </w:rPr>
          <w:t>）</w:t>
        </w:r>
      </w:ins>
    </w:p>
    <w:p>
      <w:pPr>
        <w:bidi w:val="0"/>
        <w:spacing w:line="240" w:lineRule="auto"/>
        <w:ind w:firstLine="100" w:firstLineChars="100"/>
        <w:rPr>
          <w:rFonts w:hint="eastAsia"/>
          <w:sz w:val="10"/>
          <w:szCs w:val="10"/>
        </w:rPr>
      </w:pPr>
      <w:r>
        <w:rPr>
          <w:rFonts w:hint="eastAsia"/>
          <w:sz w:val="10"/>
          <w:szCs w:val="10"/>
        </w:rPr>
        <w:t>1．在资本主义制度下，虽然存在着严重的阶级矛盾和阶级对立，但是</w:t>
      </w:r>
      <w:r>
        <w:rPr>
          <w:rFonts w:hint="eastAsia"/>
          <w:color w:val="FF0000"/>
          <w:sz w:val="10"/>
          <w:szCs w:val="10"/>
        </w:rPr>
        <w:t>可以建立</w:t>
      </w:r>
      <w:r>
        <w:rPr>
          <w:rFonts w:hint="eastAsia"/>
          <w:sz w:val="10"/>
          <w:szCs w:val="10"/>
        </w:rPr>
        <w:t>真正意义上的和谐社会。</w:t>
      </w:r>
    </w:p>
    <w:p>
      <w:pPr>
        <w:bidi w:val="0"/>
        <w:spacing w:line="240" w:lineRule="auto"/>
        <w:ind w:firstLine="100" w:firstLineChars="100"/>
        <w:rPr>
          <w:rFonts w:hint="eastAsia"/>
          <w:sz w:val="10"/>
          <w:szCs w:val="10"/>
        </w:rPr>
      </w:pPr>
      <w:r>
        <w:rPr>
          <w:rFonts w:hint="eastAsia"/>
          <w:sz w:val="10"/>
          <w:szCs w:val="10"/>
        </w:rPr>
        <w:t>2．构建社会主义和谐社会是我们的一个治国理想，是一种治国方略、治国机制，但</w:t>
      </w:r>
      <w:r>
        <w:rPr>
          <w:rFonts w:hint="eastAsia"/>
          <w:color w:val="FF0000"/>
          <w:sz w:val="10"/>
          <w:szCs w:val="10"/>
        </w:rPr>
        <w:t>不是</w:t>
      </w:r>
      <w:r>
        <w:rPr>
          <w:rFonts w:hint="eastAsia"/>
          <w:sz w:val="10"/>
          <w:szCs w:val="10"/>
        </w:rPr>
        <w:t>一种治国结果。</w:t>
      </w:r>
    </w:p>
    <w:p>
      <w:pPr>
        <w:bidi w:val="0"/>
        <w:spacing w:line="240" w:lineRule="auto"/>
        <w:ind w:firstLine="100" w:firstLineChars="100"/>
        <w:rPr>
          <w:rFonts w:hint="eastAsia"/>
          <w:sz w:val="10"/>
          <w:szCs w:val="10"/>
        </w:rPr>
      </w:pPr>
      <w:r>
        <w:rPr>
          <w:rFonts w:hint="eastAsia"/>
          <w:sz w:val="10"/>
          <w:szCs w:val="10"/>
        </w:rPr>
        <w:t>3．构建社会主义和谐社会同建设社会主义物质文明、政治文明、精神文明有各自的特殊领域和规律，这四者是之间是</w:t>
      </w:r>
      <w:r>
        <w:rPr>
          <w:rFonts w:hint="eastAsia"/>
          <w:color w:val="FF0000"/>
          <w:sz w:val="10"/>
          <w:szCs w:val="10"/>
        </w:rPr>
        <w:t>相互独立的、互不联系的</w:t>
      </w:r>
      <w:r>
        <w:rPr>
          <w:rFonts w:hint="eastAsia"/>
          <w:sz w:val="10"/>
          <w:szCs w:val="10"/>
        </w:rPr>
        <w:t>。</w:t>
      </w:r>
    </w:p>
    <w:p>
      <w:pPr>
        <w:bidi w:val="0"/>
        <w:spacing w:line="240" w:lineRule="auto"/>
        <w:ind w:firstLine="100" w:firstLineChars="100"/>
        <w:rPr>
          <w:rFonts w:hint="eastAsia"/>
          <w:sz w:val="10"/>
          <w:szCs w:val="10"/>
        </w:rPr>
      </w:pPr>
      <w:r>
        <w:rPr>
          <w:rFonts w:hint="eastAsia"/>
          <w:sz w:val="10"/>
          <w:szCs w:val="10"/>
        </w:rPr>
        <w:t>4．构建社会主义和谐社会必须坚持在党的领导下全社会共同建设。这是构建社会主义和谐社会的</w:t>
      </w:r>
      <w:r>
        <w:rPr>
          <w:rFonts w:hint="eastAsia"/>
          <w:color w:val="FF0000"/>
          <w:sz w:val="10"/>
          <w:szCs w:val="10"/>
        </w:rPr>
        <w:t>主要动力</w:t>
      </w:r>
      <w:r>
        <w:rPr>
          <w:rFonts w:hint="eastAsia"/>
          <w:sz w:val="10"/>
          <w:szCs w:val="10"/>
        </w:rPr>
        <w:t>。</w:t>
      </w:r>
    </w:p>
    <w:p>
      <w:pPr>
        <w:bidi w:val="0"/>
        <w:spacing w:line="240" w:lineRule="auto"/>
        <w:ind w:firstLine="100" w:firstLineChars="100"/>
        <w:rPr>
          <w:rFonts w:hint="eastAsia"/>
          <w:sz w:val="10"/>
          <w:szCs w:val="10"/>
        </w:rPr>
      </w:pPr>
      <w:r>
        <w:rPr>
          <w:rFonts w:hint="eastAsia"/>
          <w:sz w:val="10"/>
          <w:szCs w:val="10"/>
        </w:rPr>
        <w:t>5．</w:t>
      </w:r>
      <w:r>
        <w:rPr>
          <w:sz w:val="10"/>
          <w:szCs w:val="10"/>
        </w:rPr>
        <w:t>构建社会主义和谐社会，关键在</w:t>
      </w:r>
      <w:r>
        <w:rPr>
          <w:rFonts w:hint="eastAsia"/>
          <w:color w:val="FF0000"/>
          <w:sz w:val="10"/>
          <w:szCs w:val="10"/>
        </w:rPr>
        <w:t>发展生产力</w:t>
      </w:r>
      <w:r>
        <w:rPr>
          <w:sz w:val="10"/>
          <w:szCs w:val="10"/>
        </w:rPr>
        <w:t>。</w:t>
      </w:r>
    </w:p>
    <w:p>
      <w:pPr>
        <w:bidi w:val="0"/>
        <w:spacing w:line="240" w:lineRule="auto"/>
        <w:ind w:firstLine="100" w:firstLineChars="100"/>
        <w:rPr>
          <w:rFonts w:hint="eastAsia"/>
          <w:color w:val="FF0000"/>
          <w:sz w:val="10"/>
          <w:szCs w:val="10"/>
        </w:rPr>
      </w:pPr>
      <w:r>
        <w:rPr>
          <w:rFonts w:hint="eastAsia"/>
          <w:sz w:val="10"/>
          <w:szCs w:val="10"/>
        </w:rPr>
        <w:t>6．和谐社会</w:t>
      </w:r>
      <w:r>
        <w:rPr>
          <w:rFonts w:hint="eastAsia"/>
          <w:color w:val="FF0000"/>
          <w:sz w:val="10"/>
          <w:szCs w:val="10"/>
        </w:rPr>
        <w:t>是一种社会形态，而不是一种状态。</w:t>
      </w:r>
    </w:p>
    <w:p>
      <w:pPr>
        <w:bidi w:val="0"/>
        <w:spacing w:line="240" w:lineRule="auto"/>
        <w:ind w:firstLine="100" w:firstLineChars="100"/>
        <w:rPr>
          <w:rFonts w:hint="eastAsia"/>
          <w:sz w:val="10"/>
          <w:szCs w:val="10"/>
        </w:rPr>
      </w:pPr>
      <w:r>
        <w:rPr>
          <w:rFonts w:hint="eastAsia"/>
          <w:sz w:val="10"/>
          <w:szCs w:val="10"/>
        </w:rPr>
        <w:t>7．构建社会主义和谐社会与全面建设小康社会</w:t>
      </w:r>
      <w:r>
        <w:rPr>
          <w:rFonts w:hint="eastAsia"/>
          <w:color w:val="FF0000"/>
          <w:sz w:val="10"/>
          <w:szCs w:val="10"/>
        </w:rPr>
        <w:t>是部分与整体的关系。</w:t>
      </w:r>
    </w:p>
    <w:p>
      <w:pPr>
        <w:bidi w:val="0"/>
        <w:spacing w:line="240" w:lineRule="auto"/>
        <w:ind w:firstLine="100" w:firstLineChars="100"/>
        <w:rPr>
          <w:rFonts w:hint="eastAsia"/>
          <w:sz w:val="10"/>
          <w:szCs w:val="10"/>
        </w:rPr>
      </w:pPr>
      <w:r>
        <w:rPr>
          <w:rFonts w:hint="eastAsia"/>
          <w:sz w:val="10"/>
          <w:szCs w:val="10"/>
        </w:rPr>
        <w:t>8.．廉租房可租可售，是解决城市低收入家庭住房困难的重要制度</w:t>
      </w:r>
    </w:p>
    <w:p>
      <w:pPr>
        <w:bidi w:val="0"/>
        <w:spacing w:line="240" w:lineRule="auto"/>
        <w:ind w:firstLine="100" w:firstLineChars="100"/>
        <w:rPr>
          <w:rFonts w:hint="eastAsia"/>
          <w:sz w:val="10"/>
          <w:szCs w:val="10"/>
        </w:rPr>
      </w:pPr>
      <w:r>
        <w:rPr>
          <w:rFonts w:hint="eastAsia"/>
          <w:sz w:val="10"/>
          <w:szCs w:val="10"/>
        </w:rPr>
        <w:t>9．商业保险是我国社会保障体系的基础。</w:t>
      </w:r>
    </w:p>
    <w:p>
      <w:pPr>
        <w:bidi w:val="0"/>
        <w:spacing w:line="240" w:lineRule="auto"/>
        <w:rPr>
          <w:rFonts w:hint="eastAsia"/>
          <w:b/>
          <w:sz w:val="10"/>
          <w:szCs w:val="10"/>
        </w:rPr>
      </w:pPr>
    </w:p>
    <w:p>
      <w:pPr>
        <w:bidi w:val="0"/>
        <w:spacing w:line="240" w:lineRule="auto"/>
        <w:rPr>
          <w:rFonts w:hint="eastAsia"/>
          <w:b/>
          <w:sz w:val="10"/>
          <w:szCs w:val="10"/>
        </w:rPr>
      </w:pPr>
      <w:r>
        <w:rPr>
          <w:rFonts w:hint="eastAsia"/>
          <w:b/>
          <w:sz w:val="10"/>
          <w:szCs w:val="10"/>
        </w:rPr>
        <w:t xml:space="preserve">四、简答题 </w:t>
      </w:r>
    </w:p>
    <w:p>
      <w:pPr>
        <w:bidi w:val="0"/>
        <w:spacing w:line="240" w:lineRule="auto"/>
        <w:ind w:firstLine="100" w:firstLineChars="100"/>
        <w:rPr>
          <w:rFonts w:hint="eastAsia" w:ascii="宋体" w:hAnsi="宋体"/>
          <w:sz w:val="10"/>
          <w:szCs w:val="10"/>
        </w:rPr>
      </w:pPr>
      <w:r>
        <w:rPr>
          <w:rFonts w:hint="eastAsia" w:ascii="宋体" w:hAnsi="宋体"/>
          <w:sz w:val="10"/>
          <w:szCs w:val="10"/>
        </w:rPr>
        <w:t>简述推进社会主义和谐社会建设必须遵循的基本原则。</w:t>
      </w:r>
    </w:p>
    <w:p>
      <w:pPr>
        <w:bidi w:val="0"/>
        <w:spacing w:line="240" w:lineRule="auto"/>
        <w:rPr>
          <w:rFonts w:hint="eastAsia"/>
          <w:b/>
          <w:sz w:val="10"/>
          <w:szCs w:val="10"/>
        </w:rPr>
      </w:pPr>
      <w:r>
        <w:rPr>
          <w:rFonts w:hint="eastAsia" w:ascii="宋体" w:hAnsi="宋体"/>
          <w:b/>
          <w:sz w:val="10"/>
          <w:szCs w:val="10"/>
        </w:rPr>
        <w:t xml:space="preserve">  </w:t>
      </w:r>
    </w:p>
    <w:p>
      <w:pPr>
        <w:bidi w:val="0"/>
        <w:spacing w:line="240" w:lineRule="auto"/>
        <w:rPr>
          <w:ins w:id="461" w:author="微软用户" w:date="2009-12-26T09:08:00Z"/>
          <w:rFonts w:hint="eastAsia"/>
          <w:b/>
          <w:sz w:val="10"/>
          <w:szCs w:val="10"/>
        </w:rPr>
      </w:pPr>
    </w:p>
    <w:p>
      <w:pPr>
        <w:bidi w:val="0"/>
        <w:spacing w:line="240" w:lineRule="auto"/>
        <w:rPr>
          <w:ins w:id="462" w:author="微软用户" w:date="2009-12-26T09:08:00Z"/>
          <w:rFonts w:hint="eastAsia"/>
          <w:b/>
          <w:sz w:val="10"/>
          <w:szCs w:val="10"/>
        </w:rPr>
      </w:pPr>
      <w:ins w:id="463" w:author="微软用户" w:date="2009-12-26T09:08:00Z">
        <w:r>
          <w:rPr>
            <w:rFonts w:hint="eastAsia"/>
            <w:b/>
            <w:sz w:val="10"/>
            <w:szCs w:val="10"/>
          </w:rPr>
          <w:t>四、简答题（10分）</w:t>
        </w:r>
      </w:ins>
    </w:p>
    <w:p>
      <w:pPr>
        <w:bidi w:val="0"/>
        <w:spacing w:line="240" w:lineRule="auto"/>
        <w:rPr>
          <w:ins w:id="464" w:author="微软用户" w:date="2009-12-26T09:08:00Z"/>
          <w:sz w:val="10"/>
          <w:szCs w:val="10"/>
        </w:rPr>
      </w:pPr>
      <w:ins w:id="465" w:author="微软用户" w:date="2009-12-26T09:08:00Z">
        <w:r>
          <w:rPr>
            <w:rFonts w:hint="eastAsia"/>
            <w:sz w:val="10"/>
            <w:szCs w:val="10"/>
          </w:rPr>
          <w:t>1．简述构建社会主义和谐社会的主要举措。</w:t>
        </w:r>
      </w:ins>
    </w:p>
    <w:p>
      <w:pPr>
        <w:bidi w:val="0"/>
        <w:spacing w:line="240" w:lineRule="auto"/>
        <w:ind w:firstLine="100" w:firstLineChars="100"/>
        <w:rPr>
          <w:ins w:id="466" w:author="微软用户" w:date="2009-12-26T09:08:00Z"/>
          <w:rFonts w:hint="eastAsia"/>
          <w:sz w:val="10"/>
          <w:szCs w:val="10"/>
        </w:rPr>
      </w:pPr>
      <w:ins w:id="467" w:author="微软用户" w:date="2009-12-26T09:08:00Z">
        <w:r>
          <w:rPr>
            <w:rFonts w:hint="eastAsia"/>
            <w:sz w:val="10"/>
            <w:szCs w:val="10"/>
          </w:rPr>
          <w:t>①坚持协调发展，加强社会事业建设；</w:t>
        </w:r>
      </w:ins>
      <w:ins w:id="468" w:author="微软用户" w:date="2009-12-26T09:08:00Z">
        <w:r>
          <w:rPr>
            <w:rFonts w:hint="eastAsia"/>
            <w:sz w:val="10"/>
            <w:szCs w:val="10"/>
            <w:highlight w:val="yellow"/>
          </w:rPr>
          <w:t>（2分）</w:t>
        </w:r>
      </w:ins>
    </w:p>
    <w:p>
      <w:pPr>
        <w:bidi w:val="0"/>
        <w:spacing w:line="240" w:lineRule="auto"/>
        <w:ind w:firstLine="100" w:firstLineChars="100"/>
        <w:rPr>
          <w:ins w:id="469" w:author="微软用户" w:date="2009-12-26T09:08:00Z"/>
          <w:rFonts w:hint="eastAsia" w:ascii="宋体" w:hAnsi="宋体"/>
          <w:sz w:val="10"/>
          <w:szCs w:val="10"/>
        </w:rPr>
      </w:pPr>
      <w:ins w:id="470" w:author="微软用户" w:date="2009-12-26T09:08:00Z">
        <w:r>
          <w:rPr>
            <w:rFonts w:hint="eastAsia"/>
            <w:sz w:val="10"/>
            <w:szCs w:val="10"/>
          </w:rPr>
          <w:t>②加强制度建设，保障社会公平正义；</w:t>
        </w:r>
      </w:ins>
      <w:ins w:id="471" w:author="微软用户" w:date="2009-12-26T09:08:00Z">
        <w:r>
          <w:rPr>
            <w:rFonts w:hint="eastAsia"/>
            <w:sz w:val="10"/>
            <w:szCs w:val="10"/>
            <w:highlight w:val="yellow"/>
          </w:rPr>
          <w:t>（2分）</w:t>
        </w:r>
      </w:ins>
    </w:p>
    <w:p>
      <w:pPr>
        <w:bidi w:val="0"/>
        <w:spacing w:line="240" w:lineRule="auto"/>
        <w:ind w:firstLine="100" w:firstLineChars="100"/>
        <w:rPr>
          <w:ins w:id="472" w:author="微软用户" w:date="2009-12-26T09:08:00Z"/>
          <w:rFonts w:hint="eastAsia" w:ascii="宋体" w:hAnsi="宋体"/>
          <w:sz w:val="10"/>
          <w:szCs w:val="10"/>
        </w:rPr>
      </w:pPr>
      <w:ins w:id="473" w:author="微软用户" w:date="2009-12-26T09:08:00Z">
        <w:r>
          <w:rPr>
            <w:rFonts w:hint="eastAsia"/>
            <w:sz w:val="10"/>
            <w:szCs w:val="10"/>
          </w:rPr>
          <w:t>③建设和谐文化，巩固社会和谐的思想道德基础；</w:t>
        </w:r>
      </w:ins>
      <w:ins w:id="474" w:author="微软用户" w:date="2009-12-26T09:08:00Z">
        <w:r>
          <w:rPr>
            <w:rFonts w:hint="eastAsia"/>
            <w:sz w:val="10"/>
            <w:szCs w:val="10"/>
            <w:highlight w:val="yellow"/>
          </w:rPr>
          <w:t>（2分）</w:t>
        </w:r>
      </w:ins>
    </w:p>
    <w:p>
      <w:pPr>
        <w:bidi w:val="0"/>
        <w:spacing w:line="240" w:lineRule="auto"/>
        <w:ind w:firstLine="100" w:firstLineChars="100"/>
        <w:rPr>
          <w:ins w:id="475" w:author="微软用户" w:date="2009-12-26T09:08:00Z"/>
          <w:rFonts w:hint="eastAsia" w:ascii="宋体" w:hAnsi="宋体"/>
          <w:sz w:val="10"/>
          <w:szCs w:val="10"/>
        </w:rPr>
      </w:pPr>
      <w:ins w:id="476" w:author="微软用户" w:date="2009-12-26T09:08:00Z">
        <w:r>
          <w:rPr>
            <w:rFonts w:hint="eastAsia"/>
            <w:sz w:val="10"/>
            <w:szCs w:val="10"/>
          </w:rPr>
          <w:t>④完善社会管理，保持社会安定有序；</w:t>
        </w:r>
      </w:ins>
      <w:ins w:id="477" w:author="微软用户" w:date="2009-12-26T09:08:00Z">
        <w:r>
          <w:rPr>
            <w:rFonts w:hint="eastAsia"/>
            <w:sz w:val="10"/>
            <w:szCs w:val="10"/>
            <w:highlight w:val="yellow"/>
          </w:rPr>
          <w:t>（2分）</w:t>
        </w:r>
      </w:ins>
    </w:p>
    <w:p>
      <w:pPr>
        <w:bidi w:val="0"/>
        <w:spacing w:line="240" w:lineRule="auto"/>
        <w:ind w:firstLine="100" w:firstLineChars="100"/>
        <w:rPr>
          <w:ins w:id="478" w:author="微软用户" w:date="2009-12-26T09:08:00Z"/>
          <w:rFonts w:hint="eastAsia"/>
          <w:sz w:val="10"/>
          <w:szCs w:val="10"/>
        </w:rPr>
      </w:pPr>
      <w:ins w:id="479" w:author="微软用户" w:date="2009-12-26T09:08:00Z">
        <w:r>
          <w:rPr>
            <w:rFonts w:hint="eastAsia"/>
            <w:sz w:val="10"/>
            <w:szCs w:val="10"/>
          </w:rPr>
          <w:t xml:space="preserve">⑤激发社会活力，增进社会团结和睦； </w:t>
        </w:r>
      </w:ins>
      <w:ins w:id="480" w:author="微软用户" w:date="2009-12-26T09:08:00Z">
        <w:r>
          <w:rPr>
            <w:rFonts w:hint="eastAsia"/>
            <w:sz w:val="10"/>
            <w:szCs w:val="10"/>
            <w:highlight w:val="yellow"/>
          </w:rPr>
          <w:t>（2分）</w:t>
        </w:r>
      </w:ins>
    </w:p>
    <w:p>
      <w:pPr>
        <w:bidi w:val="0"/>
        <w:spacing w:line="240" w:lineRule="auto"/>
        <w:rPr>
          <w:ins w:id="481" w:author="微软用户" w:date="2009-12-26T09:08:00Z"/>
          <w:rFonts w:hint="eastAsia"/>
          <w:sz w:val="10"/>
          <w:szCs w:val="10"/>
        </w:rPr>
      </w:pPr>
    </w:p>
    <w:p>
      <w:pPr>
        <w:bidi w:val="0"/>
        <w:spacing w:line="240" w:lineRule="auto"/>
        <w:rPr>
          <w:rFonts w:hint="eastAsia"/>
          <w:b/>
          <w:sz w:val="10"/>
          <w:szCs w:val="10"/>
        </w:rPr>
      </w:pPr>
      <w:r>
        <w:rPr>
          <w:rFonts w:hint="eastAsia"/>
          <w:b/>
          <w:sz w:val="10"/>
          <w:szCs w:val="10"/>
        </w:rPr>
        <w:t>五、材料题（15分）</w:t>
      </w:r>
    </w:p>
    <w:p>
      <w:pPr>
        <w:bidi w:val="0"/>
        <w:spacing w:line="240" w:lineRule="auto"/>
        <w:ind w:firstLine="196" w:firstLineChars="196"/>
        <w:rPr>
          <w:del w:id="482" w:author="微软用户" w:date="2009-12-26T09:08:00Z"/>
          <w:rFonts w:hint="eastAsia" w:ascii="宋体" w:hAnsi="宋体"/>
          <w:b/>
          <w:sz w:val="10"/>
          <w:szCs w:val="10"/>
        </w:rPr>
      </w:pPr>
      <w:r>
        <w:rPr>
          <w:rFonts w:hint="eastAsia" w:ascii="宋体" w:hAnsi="宋体"/>
          <w:b w:val="0"/>
          <w:sz w:val="10"/>
          <w:szCs w:val="10"/>
        </w:rPr>
        <w:t xml:space="preserve">材料1 </w:t>
      </w:r>
    </w:p>
    <w:p>
      <w:pPr>
        <w:bidi w:val="0"/>
        <w:spacing w:line="240" w:lineRule="auto"/>
        <w:ind w:firstLine="0" w:firstLineChars="0"/>
        <w:rPr>
          <w:rFonts w:hint="eastAsia" w:ascii="宋体" w:hAnsi="宋体"/>
          <w:sz w:val="10"/>
          <w:szCs w:val="10"/>
        </w:rPr>
      </w:pPr>
      <w:r>
        <w:rPr>
          <w:rFonts w:hint="eastAsia" w:ascii="宋体" w:hAnsi="宋体"/>
          <w:sz w:val="10"/>
          <w:szCs w:val="10"/>
        </w:rPr>
        <w:t xml:space="preserve">胡锦涛指出，实现社会和谐，建设美好社会，始终是人类孜孜以求的一个社会理想，也是包括中国共产党在内的马克思主义政党不懈追求的一个社会理想。根据马克思主义基本原理和我国社会主义建设的实践经验，根据新世纪新阶段我国经济社会发展的新要求和我国社会出现的新趋势新特点，我们所要建设的社会主义和谐社会，应该是民主法治、公平正义、诚信友爱、充满活力、安定有序、人与自然和谐相处的社会。 </w:t>
      </w:r>
    </w:p>
    <w:p>
      <w:pPr>
        <w:bidi w:val="0"/>
        <w:spacing w:line="240" w:lineRule="auto"/>
        <w:rPr>
          <w:rFonts w:hint="eastAsia" w:ascii="宋体" w:hAnsi="宋体"/>
          <w:sz w:val="10"/>
          <w:szCs w:val="10"/>
        </w:rPr>
      </w:pPr>
      <w:r>
        <w:rPr>
          <w:rFonts w:hint="eastAsia" w:ascii="宋体" w:hAnsi="宋体"/>
          <w:sz w:val="10"/>
          <w:szCs w:val="10"/>
        </w:rPr>
        <w:t xml:space="preserve">                                  ——《人民日报》2005年02月20日 第一版 </w:t>
      </w:r>
    </w:p>
    <w:p>
      <w:pPr>
        <w:bidi w:val="0"/>
        <w:spacing w:line="240" w:lineRule="auto"/>
        <w:ind w:firstLine="196" w:firstLineChars="196"/>
        <w:rPr>
          <w:rFonts w:hint="eastAsia" w:ascii="宋体" w:hAnsi="宋体"/>
          <w:sz w:val="10"/>
          <w:szCs w:val="10"/>
        </w:rPr>
      </w:pPr>
      <w:r>
        <w:rPr>
          <w:rFonts w:hint="eastAsia" w:ascii="宋体" w:hAnsi="宋体"/>
          <w:b w:val="0"/>
          <w:sz w:val="10"/>
          <w:szCs w:val="10"/>
        </w:rPr>
        <w:t xml:space="preserve">材料2  </w:t>
      </w:r>
    </w:p>
    <w:p>
      <w:pPr>
        <w:bidi w:val="0"/>
        <w:spacing w:line="240" w:lineRule="auto"/>
        <w:ind w:firstLine="0" w:firstLineChars="0"/>
        <w:rPr>
          <w:rFonts w:hint="eastAsia" w:ascii="宋体" w:hAnsi="宋体"/>
          <w:sz w:val="10"/>
          <w:szCs w:val="10"/>
        </w:rPr>
      </w:pPr>
      <w:r>
        <w:rPr>
          <w:rFonts w:hint="eastAsia" w:ascii="宋体" w:hAnsi="宋体"/>
          <w:sz w:val="10"/>
          <w:szCs w:val="10"/>
        </w:rPr>
        <w:t>国务院总理温家宝提出，2007</w:t>
      </w:r>
      <w:ins w:id="483" w:author="微软用户" w:date="2009-12-26T09:08:00Z">
        <w:r>
          <w:rPr>
            <w:rFonts w:hint="eastAsia" w:ascii="宋体" w:hAnsi="宋体"/>
            <w:sz w:val="10"/>
            <w:szCs w:val="10"/>
          </w:rPr>
          <w:t>国务院总理温家宝提出，２００７</w:t>
        </w:r>
      </w:ins>
      <w:r>
        <w:rPr>
          <w:rFonts w:hint="eastAsia" w:ascii="宋体" w:hAnsi="宋体"/>
          <w:sz w:val="10"/>
          <w:szCs w:val="10"/>
        </w:rPr>
        <w:t>年政府工作的基本思路和任务是：以邓小平理论和“三个代表”重要思想为指导，全面落实科学发展观，加快构建社会主义和谐社会，认真贯彻党的十六大以来各项方针政策，加强和改善宏观调控，着力调整经济结构和转变增长方式，着力加强资源节约和环境保护，着力推进改革开放和自主创新，着力促进社会发展和解决民生问题，全面推进社会主义经济建设、政治建设、文化建设、社会建设，为党的十七大召开创造良好的环境和条件。</w:t>
      </w:r>
    </w:p>
    <w:p>
      <w:pPr>
        <w:bidi w:val="0"/>
        <w:spacing w:line="240" w:lineRule="auto"/>
        <w:rPr>
          <w:rFonts w:hint="eastAsia" w:ascii="宋体" w:hAnsi="宋体"/>
          <w:color w:val="000000"/>
          <w:sz w:val="10"/>
          <w:szCs w:val="10"/>
        </w:rPr>
      </w:pPr>
      <w:r>
        <w:rPr>
          <w:rFonts w:hint="eastAsia" w:ascii="宋体" w:hAnsi="宋体"/>
          <w:color w:val="000000"/>
          <w:sz w:val="10"/>
          <w:szCs w:val="10"/>
        </w:rPr>
        <w:t xml:space="preserve">                                  ——</w:t>
      </w:r>
      <w:r>
        <w:rPr>
          <w:rFonts w:hint="eastAsia" w:ascii="宋体" w:hAnsi="宋体"/>
          <w:sz w:val="10"/>
          <w:szCs w:val="10"/>
        </w:rPr>
        <w:t>十届全国人大五次会议的政府工作报告</w:t>
      </w:r>
    </w:p>
    <w:p>
      <w:pPr>
        <w:bidi w:val="0"/>
        <w:spacing w:line="240" w:lineRule="auto"/>
        <w:ind w:firstLine="0" w:firstLineChars="0"/>
        <w:rPr>
          <w:rFonts w:hint="eastAsia"/>
          <w:sz w:val="10"/>
          <w:szCs w:val="10"/>
        </w:rPr>
      </w:pPr>
      <w:r>
        <w:rPr>
          <w:rFonts w:ascii="宋体" w:hAnsi="宋体"/>
          <w:b w:val="0"/>
          <w:color w:val="000000"/>
          <w:sz w:val="10"/>
          <w:szCs w:val="10"/>
        </w:rPr>
        <w:t>材料</w:t>
      </w:r>
      <w:r>
        <w:rPr>
          <w:rFonts w:hint="eastAsia" w:ascii="宋体" w:hAnsi="宋体"/>
          <w:b w:val="0"/>
          <w:color w:val="000000"/>
          <w:sz w:val="10"/>
          <w:szCs w:val="10"/>
        </w:rPr>
        <w:t>3</w:t>
      </w:r>
      <w:r>
        <w:rPr>
          <w:rFonts w:ascii="宋体" w:hAnsi="宋体"/>
          <w:b w:val="0"/>
          <w:color w:val="000000"/>
          <w:sz w:val="10"/>
          <w:szCs w:val="10"/>
        </w:rPr>
        <w:t> </w:t>
      </w:r>
      <w:r>
        <w:rPr>
          <w:rFonts w:hint="eastAsia"/>
          <w:sz w:val="10"/>
          <w:szCs w:val="10"/>
        </w:rPr>
        <w:t>马克思主义认为，生产力是人类社会发展的最终决定力量，生产发展必须正确处理人与人、人与社会、人与自然的关系。</w:t>
      </w:r>
    </w:p>
    <w:p>
      <w:pPr>
        <w:bidi w:val="0"/>
        <w:spacing w:line="240" w:lineRule="auto"/>
        <w:rPr>
          <w:rFonts w:hint="eastAsia" w:ascii="宋体" w:hAnsi="宋体"/>
          <w:sz w:val="10"/>
          <w:szCs w:val="10"/>
        </w:rPr>
      </w:pPr>
      <w:r>
        <w:rPr>
          <w:rFonts w:hint="eastAsia"/>
          <w:sz w:val="10"/>
          <w:szCs w:val="10"/>
        </w:rPr>
        <w:t xml:space="preserve">                                                               ——摘自教材</w:t>
      </w:r>
    </w:p>
    <w:p>
      <w:pPr>
        <w:bidi w:val="0"/>
        <w:spacing w:line="240" w:lineRule="auto"/>
        <w:ind w:firstLine="435"/>
        <w:rPr>
          <w:rFonts w:hint="eastAsia" w:ascii="宋体" w:hAnsi="宋体"/>
          <w:b w:val="0"/>
          <w:sz w:val="10"/>
          <w:szCs w:val="10"/>
        </w:rPr>
      </w:pPr>
      <w:r>
        <w:rPr>
          <w:rFonts w:hint="eastAsia" w:ascii="宋体" w:hAnsi="宋体"/>
          <w:b w:val="0"/>
          <w:sz w:val="10"/>
          <w:szCs w:val="10"/>
        </w:rPr>
        <w:t xml:space="preserve">请结合材料回答： </w:t>
      </w:r>
    </w:p>
    <w:p>
      <w:pPr>
        <w:bidi w:val="0"/>
        <w:spacing w:line="240" w:lineRule="auto"/>
        <w:ind w:firstLine="435" w:firstLineChars="0"/>
        <w:rPr>
          <w:rFonts w:hint="eastAsia" w:ascii="宋体" w:hAnsi="宋体"/>
          <w:sz w:val="10"/>
          <w:szCs w:val="10"/>
        </w:rPr>
      </w:pPr>
      <w:r>
        <w:rPr>
          <w:rFonts w:ascii="宋体" w:hAnsi="宋体"/>
          <w:sz w:val="10"/>
          <w:szCs w:val="10"/>
        </w:rPr>
        <w:fldChar w:fldCharType="begin"/>
      </w:r>
      <w:r>
        <w:rPr>
          <w:rFonts w:ascii="宋体" w:hAnsi="宋体"/>
          <w:sz w:val="10"/>
          <w:szCs w:val="10"/>
        </w:rPr>
        <w:instrText xml:space="preserve"> </w:instrText>
      </w:r>
      <w:r>
        <w:rPr>
          <w:rFonts w:hint="eastAsia" w:ascii="宋体" w:hAnsi="宋体"/>
          <w:sz w:val="10"/>
          <w:szCs w:val="10"/>
        </w:rPr>
        <w:instrText xml:space="preserve">= 1 \* GB3</w:instrText>
      </w:r>
      <w:r>
        <w:rPr>
          <w:rFonts w:ascii="宋体" w:hAnsi="宋体"/>
          <w:sz w:val="10"/>
          <w:szCs w:val="10"/>
        </w:rPr>
        <w:instrText xml:space="preserve"> </w:instrText>
      </w:r>
      <w:r>
        <w:rPr>
          <w:rFonts w:ascii="宋体" w:hAnsi="宋体"/>
          <w:sz w:val="10"/>
          <w:szCs w:val="10"/>
        </w:rPr>
        <w:fldChar w:fldCharType="separate"/>
      </w:r>
      <w:r>
        <w:rPr>
          <w:sz w:val="10"/>
          <w:szCs w:val="10"/>
        </w:rPr>
        <w:t>①</w:t>
      </w:r>
      <w:r>
        <w:rPr>
          <w:rFonts w:ascii="宋体" w:hAnsi="宋体"/>
          <w:sz w:val="10"/>
          <w:szCs w:val="10"/>
        </w:rPr>
        <w:fldChar w:fldCharType="end"/>
      </w:r>
      <w:r>
        <w:rPr>
          <w:rFonts w:hint="eastAsia" w:ascii="宋体" w:hAnsi="宋体"/>
          <w:sz w:val="10"/>
          <w:szCs w:val="10"/>
        </w:rPr>
        <w:t>和谐社会的科学内涵是什么（5分）</w:t>
      </w:r>
    </w:p>
    <w:p>
      <w:pPr>
        <w:bidi w:val="0"/>
        <w:spacing w:line="240" w:lineRule="auto"/>
        <w:rPr>
          <w:rFonts w:hint="eastAsia" w:ascii="宋体" w:hAnsi="宋体"/>
          <w:sz w:val="10"/>
          <w:szCs w:val="10"/>
        </w:rPr>
      </w:pPr>
      <w:r>
        <w:rPr>
          <w:rFonts w:hint="eastAsia" w:ascii="宋体" w:hAnsi="宋体"/>
          <w:sz w:val="10"/>
          <w:szCs w:val="10"/>
        </w:rPr>
        <w:t xml:space="preserve">    </w:t>
      </w:r>
      <w:r>
        <w:rPr>
          <w:rFonts w:ascii="宋体" w:hAnsi="宋体"/>
          <w:sz w:val="10"/>
          <w:szCs w:val="10"/>
        </w:rPr>
        <w:fldChar w:fldCharType="begin"/>
      </w:r>
      <w:r>
        <w:rPr>
          <w:rFonts w:ascii="宋体" w:hAnsi="宋体"/>
          <w:sz w:val="10"/>
          <w:szCs w:val="10"/>
        </w:rPr>
        <w:instrText xml:space="preserve"> </w:instrText>
      </w:r>
      <w:r>
        <w:rPr>
          <w:rFonts w:hint="eastAsia" w:ascii="宋体" w:hAnsi="宋体"/>
          <w:sz w:val="10"/>
          <w:szCs w:val="10"/>
        </w:rPr>
        <w:instrText xml:space="preserve">= 2 \* GB3</w:instrText>
      </w:r>
      <w:r>
        <w:rPr>
          <w:rFonts w:ascii="宋体" w:hAnsi="宋体"/>
          <w:sz w:val="10"/>
          <w:szCs w:val="10"/>
        </w:rPr>
        <w:instrText xml:space="preserve"> </w:instrText>
      </w:r>
      <w:r>
        <w:rPr>
          <w:rFonts w:ascii="宋体" w:hAnsi="宋体"/>
          <w:sz w:val="10"/>
          <w:szCs w:val="10"/>
        </w:rPr>
        <w:fldChar w:fldCharType="separate"/>
      </w:r>
      <w:r>
        <w:rPr>
          <w:sz w:val="10"/>
          <w:szCs w:val="10"/>
        </w:rPr>
        <w:t>②</w:t>
      </w:r>
      <w:r>
        <w:rPr>
          <w:rFonts w:ascii="宋体" w:hAnsi="宋体"/>
          <w:sz w:val="10"/>
          <w:szCs w:val="10"/>
        </w:rPr>
        <w:fldChar w:fldCharType="end"/>
      </w:r>
      <w:r>
        <w:rPr>
          <w:rFonts w:hint="eastAsia" w:ascii="宋体" w:hAnsi="宋体"/>
          <w:sz w:val="10"/>
          <w:szCs w:val="10"/>
        </w:rPr>
        <w:t>构建和谐社会的理论意义？ （5分）</w:t>
      </w:r>
    </w:p>
    <w:p>
      <w:pPr>
        <w:bidi w:val="0"/>
        <w:spacing w:line="240" w:lineRule="auto"/>
        <w:ind w:firstLine="200" w:firstLineChars="200"/>
        <w:rPr>
          <w:rFonts w:hint="eastAsia" w:ascii="宋体" w:hAnsi="宋体"/>
          <w:sz w:val="10"/>
          <w:szCs w:val="10"/>
        </w:rPr>
      </w:pPr>
      <w:r>
        <w:rPr>
          <w:rFonts w:ascii="宋体" w:hAnsi="宋体"/>
          <w:color w:val="000000"/>
          <w:sz w:val="10"/>
          <w:szCs w:val="10"/>
        </w:rPr>
        <w:fldChar w:fldCharType="begin"/>
      </w:r>
      <w:r>
        <w:rPr>
          <w:rFonts w:ascii="宋体" w:hAnsi="宋体"/>
          <w:color w:val="000000"/>
          <w:sz w:val="10"/>
          <w:szCs w:val="10"/>
        </w:rPr>
        <w:instrText xml:space="preserve"> </w:instrText>
      </w:r>
      <w:r>
        <w:rPr>
          <w:rFonts w:hint="eastAsia" w:ascii="宋体" w:hAnsi="宋体"/>
          <w:color w:val="000000"/>
          <w:sz w:val="10"/>
          <w:szCs w:val="10"/>
        </w:rPr>
        <w:instrText xml:space="preserve">= 3 \* GB3</w:instrText>
      </w:r>
      <w:r>
        <w:rPr>
          <w:rFonts w:ascii="宋体" w:hAnsi="宋体"/>
          <w:color w:val="000000"/>
          <w:sz w:val="10"/>
          <w:szCs w:val="10"/>
        </w:rPr>
        <w:instrText xml:space="preserve"> </w:instrText>
      </w:r>
      <w:r>
        <w:rPr>
          <w:rFonts w:ascii="宋体" w:hAnsi="宋体"/>
          <w:color w:val="000000"/>
          <w:sz w:val="10"/>
          <w:szCs w:val="10"/>
        </w:rPr>
        <w:fldChar w:fldCharType="separate"/>
      </w:r>
      <w:r>
        <w:rPr>
          <w:sz w:val="10"/>
          <w:szCs w:val="10"/>
        </w:rPr>
        <w:t>③</w:t>
      </w:r>
      <w:r>
        <w:rPr>
          <w:rFonts w:ascii="宋体" w:hAnsi="宋体"/>
          <w:color w:val="000000"/>
          <w:sz w:val="10"/>
          <w:szCs w:val="10"/>
        </w:rPr>
        <w:fldChar w:fldCharType="end"/>
      </w:r>
      <w:r>
        <w:rPr>
          <w:rFonts w:hint="eastAsia" w:ascii="宋体" w:hAnsi="宋体"/>
          <w:color w:val="000000"/>
          <w:sz w:val="10"/>
          <w:szCs w:val="10"/>
        </w:rPr>
        <w:t>运用和谐社会的理论分析材料三，也可联系实际说明（5分）</w:t>
      </w:r>
    </w:p>
    <w:p>
      <w:pPr>
        <w:bidi w:val="0"/>
        <w:spacing w:line="240" w:lineRule="auto"/>
        <w:rPr>
          <w:rFonts w:hint="eastAsia" w:ascii="宋体" w:hAnsi="宋体"/>
          <w:b/>
          <w:sz w:val="10"/>
          <w:szCs w:val="10"/>
        </w:rPr>
      </w:pPr>
    </w:p>
    <w:p>
      <w:pPr>
        <w:bidi w:val="0"/>
        <w:spacing w:line="240" w:lineRule="auto"/>
        <w:rPr>
          <w:ins w:id="484" w:author="微软用户" w:date="2009-12-26T09:08:00Z"/>
          <w:rFonts w:hint="eastAsia" w:ascii="宋体" w:hAnsi="宋体"/>
          <w:b/>
          <w:sz w:val="10"/>
          <w:szCs w:val="10"/>
        </w:rPr>
      </w:pPr>
      <w:ins w:id="485" w:author="微软用户" w:date="2009-12-26T09:08:00Z">
        <w:r>
          <w:rPr>
            <w:rFonts w:hint="eastAsia" w:ascii="宋体" w:hAnsi="宋体"/>
            <w:b/>
            <w:sz w:val="10"/>
            <w:szCs w:val="10"/>
          </w:rPr>
          <w:t>答案要点：</w:t>
        </w:r>
      </w:ins>
    </w:p>
    <w:p>
      <w:pPr>
        <w:bidi w:val="0"/>
        <w:spacing w:line="240" w:lineRule="auto"/>
        <w:ind w:firstLine="257" w:firstLineChars="257"/>
        <w:rPr>
          <w:ins w:id="486" w:author="微软用户" w:date="2009-12-26T09:08:00Z"/>
          <w:rFonts w:hint="eastAsia" w:ascii="宋体" w:hAnsi="宋体"/>
          <w:sz w:val="10"/>
          <w:szCs w:val="10"/>
        </w:rPr>
      </w:pPr>
      <w:ins w:id="487" w:author="微软用户" w:date="2009-12-26T09:08:00Z">
        <w:r>
          <w:rPr>
            <w:rFonts w:ascii="宋体" w:hAnsi="宋体"/>
            <w:sz w:val="10"/>
            <w:szCs w:val="10"/>
          </w:rPr>
          <w:fldChar w:fldCharType="begin"/>
        </w:r>
      </w:ins>
      <w:ins w:id="488" w:author="微软用户" w:date="2009-12-26T09:08:00Z">
        <w:r>
          <w:rPr>
            <w:rFonts w:ascii="宋体" w:hAnsi="宋体"/>
            <w:sz w:val="10"/>
            <w:szCs w:val="10"/>
          </w:rPr>
          <w:instrText xml:space="preserve"> </w:instrText>
        </w:r>
      </w:ins>
      <w:ins w:id="489" w:author="微软用户" w:date="2009-12-26T09:08:00Z">
        <w:r>
          <w:rPr>
            <w:rFonts w:hint="eastAsia" w:ascii="宋体" w:hAnsi="宋体"/>
            <w:sz w:val="10"/>
            <w:szCs w:val="10"/>
          </w:rPr>
          <w:instrText xml:space="preserve">= 1 \* GB3</w:instrText>
        </w:r>
      </w:ins>
      <w:ins w:id="490" w:author="微软用户" w:date="2009-12-26T09:08:00Z">
        <w:r>
          <w:rPr>
            <w:rFonts w:ascii="宋体" w:hAnsi="宋体"/>
            <w:sz w:val="10"/>
            <w:szCs w:val="10"/>
          </w:rPr>
          <w:instrText xml:space="preserve"> </w:instrText>
        </w:r>
      </w:ins>
      <w:ins w:id="491" w:author="微软用户" w:date="2009-12-26T09:08:00Z">
        <w:r>
          <w:rPr>
            <w:rFonts w:ascii="宋体" w:hAnsi="宋体"/>
            <w:sz w:val="10"/>
            <w:szCs w:val="10"/>
          </w:rPr>
          <w:fldChar w:fldCharType="separate"/>
        </w:r>
      </w:ins>
      <w:ins w:id="492" w:author="微软用户" w:date="2009-12-26T09:08:00Z">
        <w:r>
          <w:rPr>
            <w:rFonts w:hint="eastAsia" w:ascii="宋体" w:hAnsi="宋体"/>
            <w:sz w:val="10"/>
            <w:szCs w:val="10"/>
          </w:rPr>
          <w:t>①</w:t>
        </w:r>
      </w:ins>
      <w:ins w:id="493" w:author="微软用户" w:date="2009-12-26T09:08:00Z">
        <w:r>
          <w:rPr>
            <w:rFonts w:ascii="宋体" w:hAnsi="宋体"/>
            <w:sz w:val="10"/>
            <w:szCs w:val="10"/>
          </w:rPr>
          <w:fldChar w:fldCharType="end"/>
        </w:r>
      </w:ins>
      <w:ins w:id="494" w:author="微软用户" w:date="2009-12-26T09:08:00Z">
        <w:r>
          <w:rPr>
            <w:rFonts w:hint="eastAsia" w:ascii="宋体" w:hAnsi="宋体"/>
            <w:sz w:val="10"/>
            <w:szCs w:val="10"/>
          </w:rPr>
          <w:t>我们所要建设的社会主义和谐社会，应该是民主法治、公平正义、诚信友爱、充满活力、安定有序、人与自然和谐相处的社会。</w:t>
        </w:r>
      </w:ins>
      <w:ins w:id="495" w:author="微软用户" w:date="2009-12-26T09:08:00Z">
        <w:r>
          <w:rPr>
            <w:rFonts w:hint="eastAsia" w:ascii="宋体" w:hAnsi="宋体"/>
            <w:sz w:val="10"/>
            <w:szCs w:val="10"/>
            <w:highlight w:val="yellow"/>
          </w:rPr>
          <w:t>（2分）</w:t>
        </w:r>
      </w:ins>
    </w:p>
    <w:p>
      <w:pPr>
        <w:bidi w:val="0"/>
        <w:spacing w:line="240" w:lineRule="auto"/>
        <w:rPr>
          <w:ins w:id="496" w:author="微软用户" w:date="2009-12-26T09:08:00Z"/>
          <w:rFonts w:hint="eastAsia" w:ascii="宋体" w:hAnsi="宋体"/>
          <w:sz w:val="10"/>
          <w:szCs w:val="10"/>
        </w:rPr>
      </w:pPr>
      <w:ins w:id="497" w:author="微软用户" w:date="2009-12-26T09:08:00Z">
        <w:r>
          <w:rPr>
            <w:rFonts w:hint="eastAsia" w:ascii="宋体" w:hAnsi="宋体"/>
            <w:sz w:val="10"/>
            <w:szCs w:val="10"/>
          </w:rPr>
          <w:t xml:space="preserve">     准确把握和谐社会的科学内涵，必须把五以下几个方面：一是要正确把握和谐社会的性质。二要正确把握构建社会主义和谐社会同建设社会主义物质文明、政治文明、精神文明的关系。三是要正确把握构建和谐社会与全面建设小康社会的关系。</w:t>
        </w:r>
      </w:ins>
      <w:ins w:id="498" w:author="微软用户" w:date="2009-12-26T09:08:00Z">
        <w:r>
          <w:rPr>
            <w:rFonts w:hint="eastAsia" w:ascii="宋体" w:hAnsi="宋体"/>
            <w:sz w:val="10"/>
            <w:szCs w:val="10"/>
            <w:highlight w:val="yellow"/>
          </w:rPr>
          <w:t>（3分）</w:t>
        </w:r>
      </w:ins>
    </w:p>
    <w:p>
      <w:pPr>
        <w:bidi w:val="0"/>
        <w:spacing w:line="240" w:lineRule="auto"/>
        <w:rPr>
          <w:ins w:id="499" w:author="微软用户" w:date="2009-12-26T09:08:00Z"/>
          <w:rFonts w:hint="eastAsia" w:ascii="宋体" w:hAnsi="宋体"/>
          <w:sz w:val="10"/>
          <w:szCs w:val="10"/>
        </w:rPr>
      </w:pPr>
      <w:ins w:id="500" w:author="微软用户" w:date="2009-12-26T09:08:00Z">
        <w:r>
          <w:rPr>
            <w:rFonts w:hint="eastAsia" w:ascii="宋体" w:hAnsi="宋体"/>
            <w:sz w:val="10"/>
            <w:szCs w:val="10"/>
          </w:rPr>
          <w:t xml:space="preserve">     </w:t>
        </w:r>
      </w:ins>
      <w:ins w:id="501" w:author="微软用户" w:date="2009-12-26T09:08:00Z">
        <w:r>
          <w:rPr>
            <w:rFonts w:ascii="宋体" w:hAnsi="宋体"/>
            <w:sz w:val="10"/>
            <w:szCs w:val="10"/>
          </w:rPr>
          <w:fldChar w:fldCharType="begin"/>
        </w:r>
      </w:ins>
      <w:ins w:id="502" w:author="微软用户" w:date="2009-12-26T09:08:00Z">
        <w:r>
          <w:rPr>
            <w:rFonts w:ascii="宋体" w:hAnsi="宋体"/>
            <w:sz w:val="10"/>
            <w:szCs w:val="10"/>
          </w:rPr>
          <w:instrText xml:space="preserve"> </w:instrText>
        </w:r>
      </w:ins>
      <w:ins w:id="503" w:author="微软用户" w:date="2009-12-26T09:08:00Z">
        <w:r>
          <w:rPr>
            <w:rFonts w:hint="eastAsia" w:ascii="宋体" w:hAnsi="宋体"/>
            <w:sz w:val="10"/>
            <w:szCs w:val="10"/>
          </w:rPr>
          <w:instrText xml:space="preserve">= 2 \* GB3</w:instrText>
        </w:r>
      </w:ins>
      <w:ins w:id="504" w:author="微软用户" w:date="2009-12-26T09:08:00Z">
        <w:r>
          <w:rPr>
            <w:rFonts w:ascii="宋体" w:hAnsi="宋体"/>
            <w:sz w:val="10"/>
            <w:szCs w:val="10"/>
          </w:rPr>
          <w:instrText xml:space="preserve"> </w:instrText>
        </w:r>
      </w:ins>
      <w:ins w:id="505" w:author="微软用户" w:date="2009-12-26T09:08:00Z">
        <w:r>
          <w:rPr>
            <w:rFonts w:ascii="宋体" w:hAnsi="宋体"/>
            <w:sz w:val="10"/>
            <w:szCs w:val="10"/>
          </w:rPr>
          <w:fldChar w:fldCharType="separate"/>
        </w:r>
      </w:ins>
      <w:ins w:id="506" w:author="微软用户" w:date="2009-12-26T09:08:00Z">
        <w:r>
          <w:rPr>
            <w:rFonts w:hint="eastAsia" w:ascii="宋体" w:hAnsi="宋体"/>
            <w:sz w:val="10"/>
            <w:szCs w:val="10"/>
          </w:rPr>
          <w:t>②</w:t>
        </w:r>
      </w:ins>
      <w:ins w:id="507" w:author="微软用户" w:date="2009-12-26T09:08:00Z">
        <w:r>
          <w:rPr>
            <w:rFonts w:ascii="宋体" w:hAnsi="宋体"/>
            <w:sz w:val="10"/>
            <w:szCs w:val="10"/>
          </w:rPr>
          <w:fldChar w:fldCharType="end"/>
        </w:r>
      </w:ins>
      <w:ins w:id="508" w:author="微软用户" w:date="2009-12-26T09:08:00Z">
        <w:r>
          <w:rPr>
            <w:rFonts w:hint="eastAsia" w:ascii="宋体" w:hAnsi="宋体"/>
            <w:sz w:val="10"/>
            <w:szCs w:val="10"/>
          </w:rPr>
          <w:t>构建和谐社会，具有重要的理论意义：第一，提出构建社会主义和谐社会，是对人类社会发展规律认识的深化，是对马克思主义关于社会主义社会建设理论的丰富和发展。第二，提出构建社会主义和谐社会，是对社会主义建设规律认识的深化，丰富和发展了中国特色社会主义理论。第三，提出构建社会主义和谐社会，是对共产党执政规律认识的深化，是我们党执政理念的升华。</w:t>
        </w:r>
      </w:ins>
      <w:ins w:id="509" w:author="微软用户" w:date="2009-12-26T09:08:00Z">
        <w:r>
          <w:rPr>
            <w:rFonts w:hint="eastAsia" w:ascii="宋体" w:hAnsi="宋体"/>
            <w:sz w:val="10"/>
            <w:szCs w:val="10"/>
            <w:highlight w:val="yellow"/>
          </w:rPr>
          <w:t>（5分）</w:t>
        </w:r>
      </w:ins>
    </w:p>
    <w:p>
      <w:pPr>
        <w:bidi w:val="0"/>
        <w:spacing w:line="240" w:lineRule="auto"/>
        <w:ind w:firstLine="257" w:firstLineChars="257"/>
        <w:rPr>
          <w:ins w:id="510" w:author="微软用户" w:date="2009-12-26T09:08:00Z"/>
          <w:rFonts w:hint="eastAsia" w:ascii="宋体" w:hAnsi="宋体"/>
          <w:sz w:val="10"/>
          <w:szCs w:val="10"/>
        </w:rPr>
      </w:pPr>
      <w:ins w:id="511" w:author="微软用户" w:date="2009-12-26T09:08:00Z">
        <w:r>
          <w:rPr>
            <w:rFonts w:ascii="宋体" w:hAnsi="宋体"/>
            <w:color w:val="000000"/>
            <w:sz w:val="10"/>
            <w:szCs w:val="10"/>
          </w:rPr>
          <w:fldChar w:fldCharType="begin"/>
        </w:r>
      </w:ins>
      <w:ins w:id="512" w:author="微软用户" w:date="2009-12-26T09:08:00Z">
        <w:r>
          <w:rPr>
            <w:rFonts w:ascii="宋体" w:hAnsi="宋体"/>
            <w:color w:val="000000"/>
            <w:sz w:val="10"/>
            <w:szCs w:val="10"/>
          </w:rPr>
          <w:instrText xml:space="preserve"> </w:instrText>
        </w:r>
      </w:ins>
      <w:ins w:id="513" w:author="微软用户" w:date="2009-12-26T09:08:00Z">
        <w:r>
          <w:rPr>
            <w:rFonts w:hint="eastAsia" w:ascii="宋体" w:hAnsi="宋体"/>
            <w:color w:val="000000"/>
            <w:sz w:val="10"/>
            <w:szCs w:val="10"/>
          </w:rPr>
          <w:instrText xml:space="preserve">= 3 \* GB3</w:instrText>
        </w:r>
      </w:ins>
      <w:ins w:id="514" w:author="微软用户" w:date="2009-12-26T09:08:00Z">
        <w:r>
          <w:rPr>
            <w:rFonts w:ascii="宋体" w:hAnsi="宋体"/>
            <w:color w:val="000000"/>
            <w:sz w:val="10"/>
            <w:szCs w:val="10"/>
          </w:rPr>
          <w:instrText xml:space="preserve"> </w:instrText>
        </w:r>
      </w:ins>
      <w:ins w:id="515" w:author="微软用户" w:date="2009-12-26T09:08:00Z">
        <w:r>
          <w:rPr>
            <w:rFonts w:ascii="宋体" w:hAnsi="宋体"/>
            <w:color w:val="000000"/>
            <w:sz w:val="10"/>
            <w:szCs w:val="10"/>
          </w:rPr>
          <w:fldChar w:fldCharType="separate"/>
        </w:r>
      </w:ins>
      <w:ins w:id="516" w:author="微软用户" w:date="2009-12-26T09:08:00Z">
        <w:r>
          <w:rPr>
            <w:rFonts w:hint="eastAsia" w:ascii="宋体" w:hAnsi="宋体"/>
            <w:color w:val="000000"/>
            <w:sz w:val="10"/>
            <w:szCs w:val="10"/>
          </w:rPr>
          <w:t>③</w:t>
        </w:r>
      </w:ins>
      <w:ins w:id="517" w:author="微软用户" w:date="2009-12-26T09:08:00Z">
        <w:r>
          <w:rPr>
            <w:rFonts w:ascii="宋体" w:hAnsi="宋体"/>
            <w:color w:val="000000"/>
            <w:sz w:val="10"/>
            <w:szCs w:val="10"/>
          </w:rPr>
          <w:fldChar w:fldCharType="end"/>
        </w:r>
      </w:ins>
      <w:ins w:id="518" w:author="微软用户" w:date="2009-12-26T09:08:00Z">
        <w:r>
          <w:rPr>
            <w:rFonts w:hint="eastAsia" w:ascii="宋体" w:hAnsi="宋体"/>
            <w:sz w:val="10"/>
            <w:szCs w:val="10"/>
          </w:rPr>
          <w:t>联系实际，根据分析的逻辑性、条理性酌情给</w:t>
        </w:r>
      </w:ins>
      <w:ins w:id="519" w:author="微软用户" w:date="2009-12-26T09:08:00Z">
        <w:r>
          <w:rPr>
            <w:rFonts w:hint="eastAsia" w:ascii="宋体" w:hAnsi="宋体"/>
            <w:sz w:val="10"/>
            <w:szCs w:val="10"/>
            <w:highlight w:val="yellow"/>
          </w:rPr>
          <w:t>1至5分</w:t>
        </w:r>
      </w:ins>
      <w:ins w:id="520" w:author="微软用户" w:date="2009-12-26T09:08:00Z">
        <w:r>
          <w:rPr>
            <w:rFonts w:hint="eastAsia" w:ascii="宋体" w:hAnsi="宋体"/>
            <w:sz w:val="10"/>
            <w:szCs w:val="10"/>
          </w:rPr>
          <w:t>。</w:t>
        </w:r>
      </w:ins>
    </w:p>
    <w:p>
      <w:pPr>
        <w:bidi w:val="0"/>
        <w:spacing w:line="240" w:lineRule="auto"/>
        <w:rPr>
          <w:ins w:id="521" w:author="微软用户" w:date="2009-12-26T09:08:00Z"/>
          <w:rFonts w:hint="eastAsia"/>
          <w:b/>
          <w:sz w:val="10"/>
          <w:szCs w:val="10"/>
        </w:rPr>
      </w:pPr>
      <w:ins w:id="522" w:author="微软用户" w:date="2009-12-26T09:08:00Z">
        <w:r>
          <w:rPr>
            <w:rFonts w:hint="eastAsia"/>
            <w:b/>
            <w:sz w:val="10"/>
            <w:szCs w:val="10"/>
          </w:rPr>
          <w:t>三、判断题（</w:t>
        </w:r>
      </w:ins>
      <w:ins w:id="523" w:author="微软用户" w:date="2009-12-26T09:08:00Z">
        <w:r>
          <w:rPr>
            <w:rFonts w:hint="eastAsia"/>
            <w:b/>
            <w:color w:val="FF0000"/>
            <w:sz w:val="10"/>
            <w:szCs w:val="10"/>
          </w:rPr>
          <w:t>全部错误</w:t>
        </w:r>
      </w:ins>
      <w:ins w:id="524" w:author="微软用户" w:date="2009-12-26T09:08:00Z">
        <w:r>
          <w:rPr>
            <w:rFonts w:hint="eastAsia"/>
            <w:b/>
            <w:sz w:val="10"/>
            <w:szCs w:val="10"/>
          </w:rPr>
          <w:t>）</w:t>
        </w:r>
      </w:ins>
    </w:p>
    <w:p>
      <w:pPr>
        <w:bidi w:val="0"/>
        <w:spacing w:line="240" w:lineRule="auto"/>
        <w:ind w:firstLine="150" w:firstLineChars="150"/>
        <w:rPr>
          <w:rFonts w:hint="eastAsia"/>
          <w:sz w:val="10"/>
          <w:szCs w:val="10"/>
        </w:rPr>
      </w:pPr>
      <w:r>
        <w:rPr>
          <w:rFonts w:hint="eastAsia"/>
          <w:sz w:val="10"/>
          <w:szCs w:val="10"/>
        </w:rPr>
        <w:t>1．台湾问题</w:t>
      </w:r>
      <w:r>
        <w:rPr>
          <w:rFonts w:hint="eastAsia"/>
          <w:color w:val="FF0000"/>
          <w:sz w:val="10"/>
          <w:szCs w:val="10"/>
        </w:rPr>
        <w:t>不是</w:t>
      </w:r>
      <w:r>
        <w:rPr>
          <w:rFonts w:hint="eastAsia"/>
          <w:sz w:val="10"/>
          <w:szCs w:val="10"/>
        </w:rPr>
        <w:t>中国国内战争遗留下来的问题，</w:t>
      </w:r>
      <w:r>
        <w:rPr>
          <w:rFonts w:hint="eastAsia"/>
          <w:color w:val="FF0000"/>
          <w:sz w:val="10"/>
          <w:szCs w:val="10"/>
        </w:rPr>
        <w:t>而是</w:t>
      </w:r>
      <w:r>
        <w:rPr>
          <w:rFonts w:hint="eastAsia"/>
          <w:sz w:val="10"/>
          <w:szCs w:val="10"/>
        </w:rPr>
        <w:t>历史上殖民主义侵略遗留下来的问题。</w:t>
      </w:r>
    </w:p>
    <w:p>
      <w:pPr>
        <w:bidi w:val="0"/>
        <w:spacing w:line="240" w:lineRule="auto"/>
        <w:ind w:firstLine="150" w:firstLineChars="150"/>
        <w:rPr>
          <w:rFonts w:hint="eastAsia"/>
          <w:sz w:val="10"/>
          <w:szCs w:val="10"/>
        </w:rPr>
      </w:pPr>
      <w:r>
        <w:rPr>
          <w:rFonts w:hint="eastAsia"/>
          <w:sz w:val="10"/>
          <w:szCs w:val="10"/>
        </w:rPr>
        <w:t>2．</w:t>
      </w:r>
      <w:r>
        <w:rPr>
          <w:rFonts w:hint="eastAsia"/>
          <w:color w:val="FF0000"/>
          <w:sz w:val="10"/>
          <w:szCs w:val="10"/>
        </w:rPr>
        <w:t>两制并存</w:t>
      </w:r>
      <w:r>
        <w:rPr>
          <w:rFonts w:hint="eastAsia"/>
          <w:sz w:val="10"/>
          <w:szCs w:val="10"/>
        </w:rPr>
        <w:t>是“和平统一、一国两制”的核心。</w:t>
      </w:r>
    </w:p>
    <w:p>
      <w:pPr>
        <w:bidi w:val="0"/>
        <w:spacing w:line="240" w:lineRule="auto"/>
        <w:ind w:firstLine="150" w:firstLineChars="150"/>
        <w:rPr>
          <w:rFonts w:hint="eastAsia"/>
          <w:sz w:val="10"/>
          <w:szCs w:val="10"/>
        </w:rPr>
      </w:pPr>
      <w:r>
        <w:rPr>
          <w:rFonts w:hint="eastAsia"/>
          <w:sz w:val="10"/>
          <w:szCs w:val="10"/>
        </w:rPr>
        <w:t>3．“一国两制”的构想首先运用于解决</w:t>
      </w:r>
      <w:r>
        <w:rPr>
          <w:rFonts w:hint="eastAsia"/>
          <w:color w:val="FF0000"/>
          <w:sz w:val="10"/>
          <w:szCs w:val="10"/>
        </w:rPr>
        <w:t>台湾</w:t>
      </w:r>
      <w:r>
        <w:rPr>
          <w:rFonts w:hint="eastAsia"/>
          <w:sz w:val="10"/>
          <w:szCs w:val="10"/>
        </w:rPr>
        <w:t>问题。</w:t>
      </w:r>
    </w:p>
    <w:p>
      <w:pPr>
        <w:bidi w:val="0"/>
        <w:spacing w:line="240" w:lineRule="auto"/>
        <w:ind w:firstLine="150" w:firstLineChars="150"/>
        <w:rPr>
          <w:rFonts w:hint="eastAsia"/>
          <w:sz w:val="10"/>
          <w:szCs w:val="10"/>
        </w:rPr>
      </w:pPr>
      <w:r>
        <w:rPr>
          <w:rFonts w:hint="eastAsia"/>
          <w:sz w:val="10"/>
          <w:szCs w:val="10"/>
        </w:rPr>
        <w:t>4．当前和今后一个时期内，对我国国家安全最大、最现实的威胁就是</w:t>
      </w:r>
      <w:r>
        <w:rPr>
          <w:rFonts w:hint="eastAsia"/>
          <w:color w:val="FF0000"/>
          <w:sz w:val="10"/>
          <w:szCs w:val="10"/>
        </w:rPr>
        <w:t>恐怖主义的活动</w:t>
      </w:r>
      <w:r>
        <w:rPr>
          <w:rFonts w:hint="eastAsia"/>
          <w:sz w:val="10"/>
          <w:szCs w:val="10"/>
        </w:rPr>
        <w:t>。</w:t>
      </w:r>
    </w:p>
    <w:p>
      <w:pPr>
        <w:bidi w:val="0"/>
        <w:spacing w:line="240" w:lineRule="auto"/>
        <w:ind w:firstLine="150" w:firstLineChars="150"/>
        <w:rPr>
          <w:rFonts w:hint="eastAsia"/>
          <w:sz w:val="10"/>
          <w:szCs w:val="10"/>
        </w:rPr>
      </w:pPr>
      <w:r>
        <w:rPr>
          <w:rFonts w:hint="eastAsia"/>
          <w:sz w:val="10"/>
          <w:szCs w:val="10"/>
        </w:rPr>
        <w:t>5．解决台湾问题的关键在于</w:t>
      </w:r>
      <w:r>
        <w:rPr>
          <w:rFonts w:hint="eastAsia"/>
          <w:color w:val="FF0000"/>
          <w:sz w:val="10"/>
          <w:szCs w:val="10"/>
        </w:rPr>
        <w:t>推进两岸政治谈判</w:t>
      </w:r>
      <w:r>
        <w:rPr>
          <w:rFonts w:hint="eastAsia"/>
          <w:sz w:val="10"/>
          <w:szCs w:val="10"/>
        </w:rPr>
        <w:t>。</w:t>
      </w:r>
    </w:p>
    <w:p>
      <w:pPr>
        <w:bidi w:val="0"/>
        <w:spacing w:line="240" w:lineRule="auto"/>
        <w:ind w:firstLine="150" w:firstLineChars="150"/>
        <w:rPr>
          <w:rFonts w:hint="eastAsia"/>
          <w:sz w:val="10"/>
          <w:szCs w:val="10"/>
        </w:rPr>
      </w:pPr>
      <w:r>
        <w:rPr>
          <w:rFonts w:hint="eastAsia"/>
          <w:sz w:val="10"/>
          <w:szCs w:val="10"/>
        </w:rPr>
        <w:t>6．2000年10月，党的十五届五中全会提出，新世纪的三大任务是推进现代化建设、完成祖国统一、维护世界和平与促进共同发展。三大任务中，</w:t>
      </w:r>
      <w:r>
        <w:rPr>
          <w:rFonts w:hint="eastAsia"/>
          <w:color w:val="FF0000"/>
          <w:sz w:val="10"/>
          <w:szCs w:val="10"/>
        </w:rPr>
        <w:t>完成祖国统一</w:t>
      </w:r>
      <w:r>
        <w:rPr>
          <w:rFonts w:hint="eastAsia"/>
          <w:sz w:val="10"/>
          <w:szCs w:val="10"/>
        </w:rPr>
        <w:t>是核心。</w:t>
      </w:r>
    </w:p>
    <w:p>
      <w:pPr>
        <w:bidi w:val="0"/>
        <w:spacing w:line="240" w:lineRule="auto"/>
        <w:ind w:firstLine="150" w:firstLineChars="150"/>
        <w:rPr>
          <w:rFonts w:hint="eastAsia"/>
          <w:sz w:val="10"/>
          <w:szCs w:val="10"/>
        </w:rPr>
      </w:pPr>
      <w:r>
        <w:rPr>
          <w:rFonts w:hint="eastAsia"/>
          <w:sz w:val="10"/>
          <w:szCs w:val="10"/>
        </w:rPr>
        <w:t>7．2005年3月14日，十届全国人大三次会议通过《</w:t>
      </w:r>
      <w:r>
        <w:rPr>
          <w:rFonts w:hint="eastAsia"/>
          <w:color w:val="FF0000"/>
          <w:sz w:val="10"/>
          <w:szCs w:val="10"/>
        </w:rPr>
        <w:t>两岸关系法</w:t>
      </w:r>
      <w:r>
        <w:rPr>
          <w:rFonts w:hint="eastAsia"/>
          <w:sz w:val="10"/>
          <w:szCs w:val="10"/>
        </w:rPr>
        <w:t>》，这部重要法律，将中央关于解决台湾问题的大政方针以法律的形式固定下来。</w:t>
      </w:r>
    </w:p>
    <w:p>
      <w:pPr>
        <w:bidi w:val="0"/>
        <w:spacing w:line="240" w:lineRule="auto"/>
        <w:ind w:firstLine="150" w:firstLineChars="150"/>
        <w:rPr>
          <w:rFonts w:hint="eastAsia"/>
          <w:sz w:val="10"/>
          <w:szCs w:val="10"/>
        </w:rPr>
      </w:pPr>
      <w:r>
        <w:rPr>
          <w:rFonts w:hint="eastAsia"/>
          <w:sz w:val="10"/>
          <w:szCs w:val="10"/>
        </w:rPr>
        <w:t>8.2005年3月14日，十届全国人大三次会议审议通过了《反分裂国家法》，这是一部争对台湾人民的法律。</w:t>
      </w:r>
    </w:p>
    <w:p>
      <w:pPr>
        <w:bidi w:val="0"/>
        <w:spacing w:line="240" w:lineRule="auto"/>
        <w:ind w:firstLine="150" w:firstLineChars="150"/>
        <w:rPr>
          <w:rFonts w:hint="eastAsia"/>
          <w:sz w:val="10"/>
          <w:szCs w:val="10"/>
        </w:rPr>
      </w:pPr>
      <w:r>
        <w:rPr>
          <w:rFonts w:hint="eastAsia"/>
          <w:sz w:val="10"/>
          <w:szCs w:val="10"/>
        </w:rPr>
        <w:t>9.叶剑英把我们党和平解决台湾问题的思想，归纳为一纲四目，“一纲”就是台湾必须统一与中国。</w:t>
      </w:r>
    </w:p>
    <w:p>
      <w:pPr>
        <w:bidi w:val="0"/>
        <w:spacing w:line="240" w:lineRule="auto"/>
        <w:rPr>
          <w:rFonts w:hint="eastAsia"/>
          <w:b/>
          <w:sz w:val="10"/>
          <w:szCs w:val="10"/>
        </w:rPr>
      </w:pPr>
      <w:r>
        <w:rPr>
          <w:rFonts w:hint="eastAsia"/>
          <w:b/>
          <w:sz w:val="10"/>
          <w:szCs w:val="10"/>
        </w:rPr>
        <w:t xml:space="preserve">四、简答题 </w:t>
      </w:r>
    </w:p>
    <w:p>
      <w:pPr>
        <w:bidi w:val="0"/>
        <w:spacing w:line="240" w:lineRule="auto"/>
        <w:rPr>
          <w:ins w:id="525" w:author="微软用户" w:date="2009-12-26T09:08:00Z"/>
          <w:rFonts w:hint="eastAsia"/>
          <w:b/>
          <w:sz w:val="10"/>
          <w:szCs w:val="10"/>
        </w:rPr>
      </w:pPr>
      <w:ins w:id="526" w:author="微软用户" w:date="2009-12-26T09:08:00Z">
        <w:r>
          <w:rPr>
            <w:rFonts w:hint="eastAsia"/>
            <w:b/>
            <w:sz w:val="10"/>
            <w:szCs w:val="10"/>
          </w:rPr>
          <w:t>四、简答题（10分）</w:t>
        </w:r>
      </w:ins>
    </w:p>
    <w:p>
      <w:pPr>
        <w:bidi w:val="0"/>
        <w:spacing w:line="240" w:lineRule="auto"/>
        <w:ind w:firstLine="100" w:firstLineChars="100"/>
        <w:rPr>
          <w:rFonts w:hint="eastAsia"/>
          <w:sz w:val="10"/>
          <w:szCs w:val="10"/>
        </w:rPr>
      </w:pPr>
      <w:r>
        <w:rPr>
          <w:rFonts w:hint="eastAsia"/>
          <w:sz w:val="10"/>
          <w:szCs w:val="10"/>
        </w:rPr>
        <w:t>1．简述“和平统一、一国两制”构想的基本内容。</w:t>
      </w:r>
    </w:p>
    <w:p>
      <w:pPr>
        <w:bidi w:val="0"/>
        <w:spacing w:line="240" w:lineRule="auto"/>
        <w:ind w:firstLine="100" w:firstLineChars="100"/>
        <w:rPr>
          <w:del w:id="527" w:author="微软用户" w:date="2009-12-26T09:08:00Z"/>
          <w:sz w:val="10"/>
          <w:szCs w:val="10"/>
        </w:rPr>
      </w:pPr>
      <w:del w:id="528" w:author="微软用户" w:date="2009-12-26T09:08:00Z">
        <w:r>
          <w:rPr>
            <w:rFonts w:hint="eastAsia"/>
            <w:sz w:val="10"/>
            <w:szCs w:val="10"/>
          </w:rPr>
          <w:delText xml:space="preserve"> </w:delText>
        </w:r>
      </w:del>
    </w:p>
    <w:p>
      <w:pPr>
        <w:bidi w:val="0"/>
        <w:spacing w:line="240" w:lineRule="auto"/>
        <w:ind w:firstLine="100" w:firstLineChars="100"/>
        <w:rPr>
          <w:ins w:id="529" w:author="微软用户" w:date="2009-12-26T09:08:00Z"/>
          <w:rFonts w:hint="eastAsia"/>
          <w:sz w:val="10"/>
          <w:szCs w:val="10"/>
        </w:rPr>
      </w:pPr>
      <w:ins w:id="530" w:author="微软用户" w:date="2009-12-26T09:08:00Z">
        <w:r>
          <w:rPr>
            <w:rFonts w:hint="eastAsia"/>
            <w:sz w:val="10"/>
            <w:szCs w:val="10"/>
            <w:highlight w:val="yellow"/>
          </w:rPr>
          <w:t>参考答案：</w:t>
        </w:r>
      </w:ins>
    </w:p>
    <w:p>
      <w:pPr>
        <w:bidi w:val="0"/>
        <w:spacing w:line="240" w:lineRule="auto"/>
        <w:ind w:firstLine="100" w:firstLineChars="100"/>
        <w:rPr>
          <w:ins w:id="531" w:author="微软用户" w:date="2009-12-26T09:08:00Z"/>
          <w:sz w:val="10"/>
          <w:szCs w:val="10"/>
        </w:rPr>
      </w:pPr>
      <w:ins w:id="532" w:author="微软用户" w:date="2009-12-26T09:08:00Z">
        <w:r>
          <w:rPr>
            <w:rFonts w:hint="eastAsia"/>
            <w:sz w:val="10"/>
            <w:szCs w:val="10"/>
          </w:rPr>
          <w:t>“和平统一、一国两制”是一个完整的体系，其基本内容就是在祖国统一的前提下，国家的主体坚持社会主义制度；同时香港、澳门、台湾保持原有的资本主义制度长期不变。</w:t>
        </w:r>
      </w:ins>
      <w:ins w:id="533" w:author="微软用户" w:date="2009-12-26T09:08:00Z">
        <w:r>
          <w:rPr>
            <w:rFonts w:hint="eastAsia"/>
            <w:sz w:val="10"/>
            <w:szCs w:val="10"/>
            <w:highlight w:val="yellow"/>
          </w:rPr>
          <w:t>（2分</w:t>
        </w:r>
      </w:ins>
      <w:ins w:id="534" w:author="微软用户" w:date="2009-12-26T09:08:00Z">
        <w:r>
          <w:rPr>
            <w:rFonts w:hint="eastAsia"/>
            <w:sz w:val="10"/>
            <w:szCs w:val="10"/>
          </w:rPr>
          <w:t>）具体来说，有以下内容：①一个中国，两制并存，高度自治。</w:t>
        </w:r>
      </w:ins>
      <w:ins w:id="535" w:author="微软用户" w:date="2009-12-26T09:08:00Z">
        <w:r>
          <w:rPr>
            <w:rFonts w:hint="eastAsia"/>
            <w:sz w:val="10"/>
            <w:szCs w:val="10"/>
            <w:highlight w:val="yellow"/>
          </w:rPr>
          <w:t>（2分）</w:t>
        </w:r>
      </w:ins>
      <w:ins w:id="536" w:author="微软用户" w:date="2009-12-26T09:08:00Z">
        <w:r>
          <w:rPr>
            <w:rFonts w:hint="eastAsia"/>
            <w:sz w:val="10"/>
            <w:szCs w:val="10"/>
          </w:rPr>
          <w:t>②尽最大努力争取和平统一，但不承诺放弃使用武力；解决台湾问题，实现祖国的完全统一，寄希望于台湾人民。③积极促谈，争取通过谈判实现统一；积极促进两岸“三通”和各项交流，增进两岸同胞的相互了解和感情，密切两岸经济、文化关系，为实现和平统一创造条件。</w:t>
        </w:r>
      </w:ins>
      <w:ins w:id="537" w:author="微软用户" w:date="2009-12-26T09:08:00Z">
        <w:r>
          <w:rPr>
            <w:rFonts w:hint="eastAsia"/>
            <w:sz w:val="10"/>
            <w:szCs w:val="10"/>
            <w:highlight w:val="yellow"/>
          </w:rPr>
          <w:t>（3分）</w:t>
        </w:r>
      </w:ins>
      <w:ins w:id="538" w:author="微软用户" w:date="2009-12-26T09:08:00Z">
        <w:r>
          <w:rPr>
            <w:rFonts w:hint="eastAsia"/>
            <w:sz w:val="10"/>
            <w:szCs w:val="10"/>
          </w:rPr>
          <w:t>④坚决反对任何“台湾独立”的言行；坚决反对外国势力插手和干涉台湾问题。⑤集中力量搞好经济建设，是解决国际国内问题的基础，也是实现国家统一的基础。</w:t>
        </w:r>
      </w:ins>
      <w:ins w:id="539" w:author="微软用户" w:date="2009-12-26T09:08:00Z">
        <w:r>
          <w:rPr>
            <w:rFonts w:hint="eastAsia"/>
            <w:sz w:val="10"/>
            <w:szCs w:val="10"/>
            <w:highlight w:val="yellow"/>
          </w:rPr>
          <w:t>（3分）</w:t>
        </w:r>
      </w:ins>
    </w:p>
    <w:p>
      <w:pPr>
        <w:bidi w:val="0"/>
        <w:spacing w:line="240" w:lineRule="auto"/>
        <w:rPr>
          <w:ins w:id="540" w:author="微软用户" w:date="2009-12-26T09:08:00Z"/>
          <w:rFonts w:hint="eastAsia"/>
          <w:b/>
          <w:sz w:val="10"/>
          <w:szCs w:val="10"/>
        </w:rPr>
      </w:pPr>
    </w:p>
    <w:p>
      <w:pPr>
        <w:bidi w:val="0"/>
        <w:spacing w:line="240" w:lineRule="auto"/>
        <w:rPr>
          <w:b/>
          <w:sz w:val="10"/>
          <w:szCs w:val="10"/>
        </w:rPr>
      </w:pPr>
      <w:r>
        <w:rPr>
          <w:rFonts w:hint="eastAsia"/>
          <w:b/>
          <w:sz w:val="10"/>
          <w:szCs w:val="10"/>
        </w:rPr>
        <w:t>五、论述题</w:t>
      </w:r>
    </w:p>
    <w:p>
      <w:pPr>
        <w:bidi w:val="0"/>
        <w:spacing w:line="240" w:lineRule="auto"/>
        <w:ind w:firstLine="100" w:firstLineChars="100"/>
        <w:rPr>
          <w:rFonts w:hint="eastAsia"/>
          <w:sz w:val="10"/>
          <w:szCs w:val="10"/>
        </w:rPr>
      </w:pPr>
      <w:r>
        <w:rPr>
          <w:rFonts w:hint="eastAsia"/>
          <w:sz w:val="10"/>
          <w:szCs w:val="10"/>
        </w:rPr>
        <w:t>1．联系实际分析“和平统一、一国两制”构想的重要意义。</w:t>
      </w:r>
      <w:r>
        <w:rPr>
          <w:rFonts w:hint="eastAsia"/>
          <w:sz w:val="10"/>
          <w:szCs w:val="10"/>
          <w:highlight w:val="yellow"/>
        </w:rPr>
        <w:t>（15分）</w:t>
      </w:r>
    </w:p>
    <w:p>
      <w:pPr>
        <w:bidi w:val="0"/>
        <w:spacing w:line="240" w:lineRule="auto"/>
        <w:ind w:firstLine="250" w:firstLineChars="250"/>
        <w:rPr>
          <w:del w:id="541" w:author="微软用户" w:date="2009-12-26T09:08:00Z"/>
          <w:sz w:val="10"/>
          <w:szCs w:val="10"/>
        </w:rPr>
      </w:pPr>
      <w:del w:id="542" w:author="微软用户" w:date="2009-12-26T09:08:00Z">
        <w:r>
          <w:rPr>
            <w:rFonts w:hint="eastAsia"/>
            <w:sz w:val="10"/>
            <w:szCs w:val="10"/>
          </w:rPr>
          <w:delText xml:space="preserve"> </w:delText>
        </w:r>
      </w:del>
    </w:p>
    <w:p>
      <w:pPr>
        <w:bidi w:val="0"/>
        <w:spacing w:line="240" w:lineRule="auto"/>
        <w:rPr>
          <w:del w:id="543" w:author="微软用户" w:date="2009-12-26T09:08:00Z"/>
          <w:sz w:val="10"/>
          <w:szCs w:val="10"/>
        </w:rPr>
      </w:pPr>
    </w:p>
    <w:p>
      <w:pPr>
        <w:bidi w:val="0"/>
        <w:spacing w:line="240" w:lineRule="auto"/>
        <w:jc w:val="center"/>
        <w:rPr>
          <w:del w:id="544" w:author="微软用户" w:date="2009-12-26T09:08:00Z"/>
          <w:rFonts w:hint="eastAsia"/>
          <w:b/>
          <w:sz w:val="10"/>
          <w:szCs w:val="10"/>
        </w:rPr>
      </w:pPr>
    </w:p>
    <w:p>
      <w:pPr>
        <w:bidi w:val="0"/>
        <w:spacing w:line="240" w:lineRule="auto"/>
        <w:rPr>
          <w:del w:id="545" w:author="微软用户" w:date="2009-12-26T09:08:00Z"/>
          <w:rFonts w:hint="eastAsia"/>
          <w:sz w:val="10"/>
          <w:szCs w:val="10"/>
        </w:rPr>
      </w:pPr>
    </w:p>
    <w:p>
      <w:pPr>
        <w:bidi w:val="0"/>
        <w:spacing w:line="240" w:lineRule="auto"/>
        <w:rPr>
          <w:del w:id="546" w:author="微软用户" w:date="2009-12-26T09:08:00Z"/>
          <w:rFonts w:hint="eastAsia"/>
          <w:sz w:val="10"/>
          <w:szCs w:val="10"/>
        </w:rPr>
      </w:pPr>
    </w:p>
    <w:p>
      <w:pPr>
        <w:bidi w:val="0"/>
        <w:spacing w:line="240" w:lineRule="auto"/>
        <w:ind w:firstLine="150" w:firstLineChars="150"/>
        <w:rPr>
          <w:ins w:id="547" w:author="微软用户" w:date="2009-12-26T09:08:00Z"/>
          <w:rFonts w:hint="eastAsia"/>
          <w:sz w:val="10"/>
          <w:szCs w:val="10"/>
        </w:rPr>
      </w:pPr>
      <w:ins w:id="548" w:author="微软用户" w:date="2009-12-26T09:08:00Z">
        <w:r>
          <w:rPr>
            <w:rFonts w:hint="eastAsia"/>
            <w:sz w:val="10"/>
            <w:szCs w:val="10"/>
            <w:highlight w:val="yellow"/>
          </w:rPr>
          <w:t>参考答案：</w:t>
        </w:r>
      </w:ins>
    </w:p>
    <w:p>
      <w:pPr>
        <w:bidi w:val="0"/>
        <w:spacing w:line="240" w:lineRule="auto"/>
        <w:ind w:firstLine="150" w:firstLineChars="150"/>
        <w:rPr>
          <w:ins w:id="549" w:author="微软用户" w:date="2009-12-26T09:08:00Z"/>
          <w:rFonts w:hint="eastAsia"/>
          <w:sz w:val="10"/>
          <w:szCs w:val="10"/>
        </w:rPr>
      </w:pPr>
      <w:ins w:id="550" w:author="微软用户" w:date="2009-12-26T09:08:00Z">
        <w:r>
          <w:rPr>
            <w:rFonts w:hint="eastAsia"/>
            <w:sz w:val="10"/>
            <w:szCs w:val="10"/>
          </w:rPr>
          <w:t>“和平统一、一国两制”是一个完整的体系，其基本内容就是在祖国统一的前提下，国家的主体坚持社会主义制度；同时香港、澳门、台湾保持原有的资本主义制度长期不变。</w:t>
        </w:r>
      </w:ins>
      <w:ins w:id="551" w:author="微软用户" w:date="2009-12-26T09:08:00Z">
        <w:r>
          <w:rPr>
            <w:rFonts w:hint="eastAsia"/>
            <w:sz w:val="10"/>
            <w:szCs w:val="10"/>
            <w:highlight w:val="yellow"/>
          </w:rPr>
          <w:t>（2分</w:t>
        </w:r>
      </w:ins>
      <w:ins w:id="552" w:author="微软用户" w:date="2009-12-26T09:08:00Z">
        <w:r>
          <w:rPr>
            <w:rFonts w:hint="eastAsia"/>
            <w:sz w:val="10"/>
            <w:szCs w:val="10"/>
          </w:rPr>
          <w:t>）</w:t>
        </w:r>
      </w:ins>
    </w:p>
    <w:p>
      <w:pPr>
        <w:bidi w:val="0"/>
        <w:spacing w:line="240" w:lineRule="auto"/>
        <w:ind w:firstLine="150" w:firstLineChars="150"/>
        <w:rPr>
          <w:ins w:id="553" w:author="微软用户" w:date="2009-12-26T09:08:00Z"/>
          <w:rFonts w:hint="eastAsia"/>
          <w:sz w:val="10"/>
          <w:szCs w:val="10"/>
        </w:rPr>
      </w:pPr>
      <w:ins w:id="554" w:author="微软用户" w:date="2009-12-26T09:08:00Z">
        <w:r>
          <w:rPr>
            <w:rFonts w:hint="eastAsia"/>
            <w:sz w:val="10"/>
            <w:szCs w:val="10"/>
          </w:rPr>
          <w:t>“一国两制”构想是充分尊重历史和现实、照顾各方面利益、维护民族团结、实现祖国完全统一和民族伟大复兴的战略构想。</w:t>
        </w:r>
      </w:ins>
      <w:ins w:id="555" w:author="微软用户" w:date="2009-12-26T09:08:00Z">
        <w:r>
          <w:rPr>
            <w:rFonts w:hint="eastAsia"/>
            <w:sz w:val="10"/>
            <w:szCs w:val="10"/>
            <w:highlight w:val="yellow"/>
          </w:rPr>
          <w:t>（1分）</w:t>
        </w:r>
      </w:ins>
    </w:p>
    <w:p>
      <w:pPr>
        <w:bidi w:val="0"/>
        <w:spacing w:line="240" w:lineRule="auto"/>
        <w:ind w:firstLine="150" w:firstLineChars="150"/>
        <w:rPr>
          <w:ins w:id="556" w:author="微软用户" w:date="2009-12-26T09:08:00Z"/>
          <w:sz w:val="10"/>
          <w:szCs w:val="10"/>
        </w:rPr>
      </w:pPr>
      <w:ins w:id="557" w:author="微软用户" w:date="2009-12-26T09:08:00Z">
        <w:r>
          <w:rPr>
            <w:rFonts w:hint="eastAsia"/>
            <w:sz w:val="10"/>
            <w:szCs w:val="10"/>
          </w:rPr>
          <w:t>“一国两制”构想丰富和发展了马克思主义，具有重大的意义。第一，“一国两制”构想创造性地把和平共处原则用之于解决一个国家的统一问题。第二，“一国两制”构想创造性地发展了马克思主义的国家学说。第三，“一国两制”构想体现了既坚持祖国统一、维护国家主权的原则性，也体现了照顾历史实际和现实可能的策略灵活性，避免了武力统一可能造成的不良后果。第四，“一国两制”构想有利于争取社会主义现代化建设事业所需要的和平的国际与国内环境。第五，“一国两制”构想为解决国际争端和历史遗留问题提供了新的思路。</w:t>
        </w:r>
      </w:ins>
      <w:ins w:id="558" w:author="微软用户" w:date="2009-12-26T09:08:00Z">
        <w:r>
          <w:rPr>
            <w:rFonts w:hint="eastAsia"/>
            <w:sz w:val="10"/>
            <w:szCs w:val="10"/>
            <w:highlight w:val="yellow"/>
          </w:rPr>
          <w:t>（5分）</w:t>
        </w:r>
      </w:ins>
    </w:p>
    <w:p>
      <w:pPr>
        <w:bidi w:val="0"/>
        <w:spacing w:line="240" w:lineRule="auto"/>
        <w:ind w:firstLine="250" w:firstLineChars="250"/>
        <w:rPr>
          <w:ins w:id="559" w:author="微软用户" w:date="2009-12-26T09:08:00Z"/>
          <w:sz w:val="10"/>
          <w:szCs w:val="10"/>
        </w:rPr>
      </w:pPr>
      <w:ins w:id="560" w:author="微软用户" w:date="2009-12-26T09:08:00Z">
        <w:r>
          <w:rPr>
            <w:rFonts w:hint="eastAsia"/>
            <w:sz w:val="10"/>
            <w:szCs w:val="10"/>
          </w:rPr>
          <w:t>联系实际具有典型性和代表性，分析问题条理清晰、言之有理。</w:t>
        </w:r>
      </w:ins>
      <w:ins w:id="561" w:author="微软用户" w:date="2009-12-26T09:08:00Z">
        <w:r>
          <w:rPr>
            <w:rFonts w:hint="eastAsia"/>
            <w:sz w:val="10"/>
            <w:szCs w:val="10"/>
            <w:highlight w:val="yellow"/>
          </w:rPr>
          <w:t>（1-7分）</w:t>
        </w:r>
      </w:ins>
    </w:p>
    <w:p>
      <w:pPr>
        <w:bidi w:val="0"/>
        <w:spacing w:line="240" w:lineRule="auto"/>
        <w:rPr>
          <w:ins w:id="562" w:author="微软用户" w:date="2009-12-26T09:08:00Z"/>
          <w:sz w:val="10"/>
          <w:szCs w:val="10"/>
        </w:rPr>
      </w:pPr>
    </w:p>
    <w:p>
      <w:pPr>
        <w:bidi w:val="0"/>
        <w:spacing w:line="240" w:lineRule="auto"/>
        <w:rPr>
          <w:ins w:id="563" w:author="微软用户" w:date="2009-12-26T09:08:00Z"/>
          <w:rFonts w:hint="eastAsia"/>
          <w:b/>
          <w:sz w:val="10"/>
          <w:szCs w:val="10"/>
        </w:rPr>
      </w:pPr>
      <w:ins w:id="564" w:author="微软用户" w:date="2009-12-26T09:08:00Z">
        <w:r>
          <w:rPr>
            <w:rFonts w:hint="eastAsia"/>
            <w:b/>
            <w:sz w:val="10"/>
            <w:szCs w:val="10"/>
          </w:rPr>
          <w:t>三、判断题（</w:t>
        </w:r>
      </w:ins>
      <w:ins w:id="565" w:author="微软用户" w:date="2009-12-26T09:08:00Z">
        <w:r>
          <w:rPr>
            <w:rFonts w:hint="eastAsia"/>
            <w:b/>
            <w:color w:val="FF0000"/>
            <w:sz w:val="10"/>
            <w:szCs w:val="10"/>
          </w:rPr>
          <w:t>全部错误</w:t>
        </w:r>
      </w:ins>
      <w:ins w:id="566" w:author="微软用户" w:date="2009-12-26T09:08:00Z">
        <w:r>
          <w:rPr>
            <w:rFonts w:hint="eastAsia"/>
            <w:b/>
            <w:sz w:val="10"/>
            <w:szCs w:val="10"/>
          </w:rPr>
          <w:t>）</w:t>
        </w:r>
      </w:ins>
    </w:p>
    <w:p>
      <w:pPr>
        <w:bidi w:val="0"/>
        <w:spacing w:line="240" w:lineRule="auto"/>
        <w:ind w:firstLine="100" w:firstLineChars="100"/>
        <w:rPr>
          <w:rFonts w:hint="eastAsia"/>
          <w:sz w:val="10"/>
          <w:szCs w:val="10"/>
        </w:rPr>
      </w:pPr>
      <w:r>
        <w:rPr>
          <w:rFonts w:hint="eastAsia"/>
          <w:sz w:val="10"/>
          <w:szCs w:val="10"/>
        </w:rPr>
        <w:t>1．1987年党的</w:t>
      </w:r>
      <w:r>
        <w:rPr>
          <w:rFonts w:hint="eastAsia"/>
          <w:color w:val="FF0000"/>
          <w:sz w:val="10"/>
          <w:szCs w:val="10"/>
        </w:rPr>
        <w:t>十二大</w:t>
      </w:r>
      <w:r>
        <w:rPr>
          <w:rFonts w:hint="eastAsia"/>
          <w:sz w:val="10"/>
          <w:szCs w:val="10"/>
        </w:rPr>
        <w:t>确认了和平与发展是当今世界的两大主题这一深刻论断。</w:t>
      </w:r>
    </w:p>
    <w:p>
      <w:pPr>
        <w:bidi w:val="0"/>
        <w:spacing w:line="240" w:lineRule="auto"/>
        <w:ind w:firstLine="100" w:firstLineChars="100"/>
        <w:rPr>
          <w:rFonts w:hint="eastAsia"/>
          <w:sz w:val="10"/>
          <w:szCs w:val="10"/>
        </w:rPr>
      </w:pPr>
      <w:r>
        <w:rPr>
          <w:rFonts w:hint="eastAsia"/>
          <w:sz w:val="10"/>
          <w:szCs w:val="10"/>
        </w:rPr>
        <w:t>2．中国和平发展的道路是一条民族复兴、</w:t>
      </w:r>
      <w:r>
        <w:rPr>
          <w:rFonts w:hint="eastAsia"/>
          <w:color w:val="FF0000"/>
          <w:sz w:val="10"/>
          <w:szCs w:val="10"/>
        </w:rPr>
        <w:t>称霸世界</w:t>
      </w:r>
      <w:r>
        <w:rPr>
          <w:rFonts w:hint="eastAsia"/>
          <w:sz w:val="10"/>
          <w:szCs w:val="10"/>
        </w:rPr>
        <w:t>之路。</w:t>
      </w:r>
    </w:p>
    <w:p>
      <w:pPr>
        <w:bidi w:val="0"/>
        <w:spacing w:line="240" w:lineRule="auto"/>
        <w:ind w:firstLine="100" w:firstLineChars="100"/>
        <w:rPr>
          <w:rFonts w:hint="eastAsia"/>
          <w:sz w:val="10"/>
          <w:szCs w:val="10"/>
        </w:rPr>
      </w:pPr>
      <w:r>
        <w:rPr>
          <w:rFonts w:hint="eastAsia"/>
          <w:sz w:val="10"/>
          <w:szCs w:val="10"/>
        </w:rPr>
        <w:t>3．事实证明，以军事联盟为基础、以加强军备为手段的旧安全观，</w:t>
      </w:r>
      <w:r>
        <w:rPr>
          <w:rFonts w:hint="eastAsia"/>
          <w:color w:val="FF0000"/>
          <w:sz w:val="10"/>
          <w:szCs w:val="10"/>
        </w:rPr>
        <w:t>有助</w:t>
      </w:r>
      <w:r>
        <w:rPr>
          <w:rFonts w:hint="eastAsia"/>
          <w:sz w:val="10"/>
          <w:szCs w:val="10"/>
        </w:rPr>
        <w:t>于保障国际安全，</w:t>
      </w:r>
      <w:r>
        <w:rPr>
          <w:rFonts w:hint="eastAsia"/>
          <w:color w:val="FF0000"/>
          <w:sz w:val="10"/>
          <w:szCs w:val="10"/>
        </w:rPr>
        <w:t>能</w:t>
      </w:r>
      <w:r>
        <w:rPr>
          <w:rFonts w:hint="eastAsia"/>
          <w:sz w:val="10"/>
          <w:szCs w:val="10"/>
        </w:rPr>
        <w:t>营造世界的持久和平。</w:t>
      </w:r>
    </w:p>
    <w:p>
      <w:pPr>
        <w:bidi w:val="0"/>
        <w:spacing w:line="240" w:lineRule="auto"/>
        <w:ind w:firstLine="100" w:firstLineChars="100"/>
        <w:rPr>
          <w:rFonts w:hint="eastAsia"/>
          <w:sz w:val="10"/>
          <w:szCs w:val="10"/>
        </w:rPr>
      </w:pPr>
      <w:r>
        <w:rPr>
          <w:rFonts w:hint="eastAsia"/>
          <w:sz w:val="10"/>
          <w:szCs w:val="10"/>
        </w:rPr>
        <w:t>4．推动建设持久和平与共同繁荣的和谐世界的理念是指导我国对外工作和处理国际关系的新方针。和谐世界应该是民主的世界和</w:t>
      </w:r>
      <w:r>
        <w:rPr>
          <w:rFonts w:hint="eastAsia"/>
          <w:color w:val="FF0000"/>
          <w:sz w:val="10"/>
          <w:szCs w:val="10"/>
        </w:rPr>
        <w:t>自由的</w:t>
      </w:r>
      <w:r>
        <w:rPr>
          <w:rFonts w:hint="eastAsia"/>
          <w:sz w:val="10"/>
          <w:szCs w:val="10"/>
        </w:rPr>
        <w:t>世界。</w:t>
      </w:r>
    </w:p>
    <w:p>
      <w:pPr>
        <w:bidi w:val="0"/>
        <w:spacing w:line="240" w:lineRule="auto"/>
        <w:ind w:firstLine="100" w:firstLineChars="100"/>
        <w:rPr>
          <w:rFonts w:hint="eastAsia"/>
          <w:sz w:val="10"/>
          <w:szCs w:val="10"/>
        </w:rPr>
      </w:pPr>
      <w:r>
        <w:rPr>
          <w:rFonts w:hint="eastAsia"/>
          <w:sz w:val="10"/>
          <w:szCs w:val="10"/>
        </w:rPr>
        <w:t>5．在处理国际关系和外交关系方面，我们坚持</w:t>
      </w:r>
      <w:r>
        <w:rPr>
          <w:rFonts w:hint="eastAsia"/>
          <w:color w:val="FF0000"/>
          <w:sz w:val="10"/>
          <w:szCs w:val="10"/>
        </w:rPr>
        <w:t>周边</w:t>
      </w:r>
      <w:r>
        <w:rPr>
          <w:rFonts w:hint="eastAsia"/>
          <w:sz w:val="10"/>
          <w:szCs w:val="10"/>
        </w:rPr>
        <w:t>是关键、</w:t>
      </w:r>
      <w:r>
        <w:rPr>
          <w:rFonts w:hint="eastAsia"/>
          <w:color w:val="FF0000"/>
          <w:sz w:val="10"/>
          <w:szCs w:val="10"/>
        </w:rPr>
        <w:t>大国</w:t>
      </w:r>
      <w:r>
        <w:rPr>
          <w:rFonts w:hint="eastAsia"/>
          <w:sz w:val="10"/>
          <w:szCs w:val="10"/>
        </w:rPr>
        <w:t>是首要、</w:t>
      </w:r>
      <w:r>
        <w:rPr>
          <w:rFonts w:hint="eastAsia"/>
          <w:color w:val="FF0000"/>
          <w:sz w:val="10"/>
          <w:szCs w:val="10"/>
        </w:rPr>
        <w:t>多边</w:t>
      </w:r>
      <w:r>
        <w:rPr>
          <w:rFonts w:hint="eastAsia"/>
          <w:sz w:val="10"/>
          <w:szCs w:val="10"/>
        </w:rPr>
        <w:t>是基础、</w:t>
      </w:r>
      <w:r>
        <w:rPr>
          <w:rFonts w:hint="eastAsia"/>
          <w:color w:val="FF0000"/>
          <w:sz w:val="10"/>
          <w:szCs w:val="10"/>
        </w:rPr>
        <w:t>发展中国家</w:t>
      </w:r>
      <w:r>
        <w:rPr>
          <w:rFonts w:hint="eastAsia"/>
          <w:sz w:val="10"/>
          <w:szCs w:val="10"/>
        </w:rPr>
        <w:t>是舞台的外交工作布局。</w:t>
      </w:r>
    </w:p>
    <w:p>
      <w:pPr>
        <w:bidi w:val="0"/>
        <w:spacing w:line="240" w:lineRule="auto"/>
        <w:ind w:firstLine="100" w:firstLineChars="100"/>
        <w:rPr>
          <w:rFonts w:hint="eastAsia"/>
          <w:sz w:val="10"/>
          <w:szCs w:val="10"/>
        </w:rPr>
      </w:pPr>
      <w:r>
        <w:rPr>
          <w:rFonts w:hint="eastAsia"/>
          <w:sz w:val="10"/>
          <w:szCs w:val="10"/>
        </w:rPr>
        <w:t>6．新中国成立初期，中国执行向苏联和人民民主国家“一边倒”的方针，</w:t>
      </w:r>
      <w:r>
        <w:rPr>
          <w:rFonts w:hint="eastAsia"/>
          <w:color w:val="FF0000"/>
          <w:sz w:val="10"/>
          <w:szCs w:val="10"/>
        </w:rPr>
        <w:t>意味着</w:t>
      </w:r>
      <w:r>
        <w:rPr>
          <w:rFonts w:hint="eastAsia"/>
          <w:sz w:val="10"/>
          <w:szCs w:val="10"/>
        </w:rPr>
        <w:t>放弃独立自主原则。</w:t>
      </w:r>
    </w:p>
    <w:p>
      <w:pPr>
        <w:bidi w:val="0"/>
        <w:spacing w:line="240" w:lineRule="auto"/>
        <w:ind w:firstLine="100" w:firstLineChars="100"/>
        <w:rPr>
          <w:rFonts w:hint="eastAsia"/>
          <w:sz w:val="10"/>
          <w:szCs w:val="10"/>
        </w:rPr>
      </w:pPr>
      <w:r>
        <w:rPr>
          <w:rFonts w:hint="eastAsia"/>
          <w:sz w:val="10"/>
          <w:szCs w:val="10"/>
        </w:rPr>
        <w:t>7．中国坚定不移地奉行独立自主的和平外交政策，是由我国的</w:t>
      </w:r>
      <w:r>
        <w:rPr>
          <w:rFonts w:hint="eastAsia"/>
          <w:color w:val="FF0000"/>
          <w:sz w:val="10"/>
          <w:szCs w:val="10"/>
        </w:rPr>
        <w:t>地理位置</w:t>
      </w:r>
      <w:r>
        <w:rPr>
          <w:rFonts w:hint="eastAsia"/>
          <w:sz w:val="10"/>
          <w:szCs w:val="10"/>
        </w:rPr>
        <w:t>和在国际上的地位决定的。</w:t>
      </w:r>
    </w:p>
    <w:p>
      <w:pPr>
        <w:bidi w:val="0"/>
        <w:spacing w:line="240" w:lineRule="auto"/>
        <w:ind w:firstLine="100" w:firstLineChars="100"/>
        <w:rPr>
          <w:rFonts w:hint="eastAsia"/>
          <w:sz w:val="10"/>
          <w:szCs w:val="10"/>
        </w:rPr>
      </w:pPr>
      <w:r>
        <w:rPr>
          <w:rFonts w:hint="eastAsia"/>
          <w:sz w:val="10"/>
          <w:szCs w:val="10"/>
        </w:rPr>
        <w:t>８.“另起炉灶”就是指新中国的建立必须清理旧中国残留的对外关系的遗迹。</w:t>
      </w:r>
    </w:p>
    <w:p>
      <w:pPr>
        <w:bidi w:val="0"/>
        <w:spacing w:line="240" w:lineRule="auto"/>
        <w:ind w:firstLine="100" w:firstLineChars="100"/>
        <w:rPr>
          <w:rFonts w:hint="eastAsia"/>
          <w:sz w:val="10"/>
          <w:szCs w:val="10"/>
        </w:rPr>
      </w:pPr>
      <w:r>
        <w:rPr>
          <w:rFonts w:hint="eastAsia"/>
          <w:sz w:val="10"/>
          <w:szCs w:val="10"/>
        </w:rPr>
        <w:t>９.当今时代的主题是民主与法制。</w:t>
      </w:r>
    </w:p>
    <w:p>
      <w:pPr>
        <w:bidi w:val="0"/>
        <w:spacing w:line="240" w:lineRule="auto"/>
        <w:rPr>
          <w:rFonts w:hint="eastAsia"/>
          <w:b/>
          <w:sz w:val="10"/>
          <w:szCs w:val="10"/>
        </w:rPr>
      </w:pPr>
    </w:p>
    <w:p>
      <w:pPr>
        <w:bidi w:val="0"/>
        <w:spacing w:line="240" w:lineRule="auto"/>
        <w:rPr>
          <w:rFonts w:hint="eastAsia"/>
          <w:b/>
          <w:sz w:val="10"/>
          <w:szCs w:val="10"/>
        </w:rPr>
      </w:pPr>
      <w:r>
        <w:rPr>
          <w:rFonts w:hint="eastAsia"/>
          <w:b/>
          <w:sz w:val="10"/>
          <w:szCs w:val="10"/>
        </w:rPr>
        <w:t>四、简答题</w:t>
      </w:r>
    </w:p>
    <w:p>
      <w:pPr>
        <w:bidi w:val="0"/>
        <w:spacing w:line="240" w:lineRule="auto"/>
        <w:ind w:firstLine="50" w:firstLineChars="50"/>
        <w:rPr>
          <w:rFonts w:hint="eastAsia"/>
          <w:sz w:val="10"/>
          <w:szCs w:val="10"/>
        </w:rPr>
      </w:pPr>
      <w:r>
        <w:rPr>
          <w:rFonts w:hint="eastAsia"/>
          <w:sz w:val="10"/>
          <w:szCs w:val="10"/>
        </w:rPr>
        <w:t>1．独立自主和平外交政策的基本原则。</w:t>
      </w:r>
    </w:p>
    <w:p>
      <w:pPr>
        <w:bidi w:val="0"/>
        <w:spacing w:line="240" w:lineRule="auto"/>
        <w:rPr>
          <w:rFonts w:hint="eastAsia" w:ascii="宋体" w:hAnsi="宋体"/>
          <w:sz w:val="10"/>
          <w:szCs w:val="10"/>
        </w:rPr>
      </w:pPr>
      <w:r>
        <w:rPr>
          <w:rFonts w:hint="eastAsia"/>
          <w:b/>
          <w:sz w:val="10"/>
          <w:szCs w:val="10"/>
        </w:rPr>
        <w:t xml:space="preserve"> 2</w:t>
      </w:r>
      <w:r>
        <w:rPr>
          <w:rFonts w:hint="eastAsia"/>
          <w:sz w:val="10"/>
          <w:szCs w:val="10"/>
        </w:rPr>
        <w:t>．</w:t>
      </w:r>
      <w:r>
        <w:rPr>
          <w:rFonts w:hint="eastAsia" w:ascii="宋体" w:hAnsi="宋体"/>
          <w:sz w:val="10"/>
          <w:szCs w:val="10"/>
        </w:rPr>
        <w:t>简述中国如何恪守维护世界和平、促进共同发展的外交宗旨？</w:t>
      </w:r>
    </w:p>
    <w:p>
      <w:pPr>
        <w:bidi w:val="0"/>
        <w:spacing w:line="240" w:lineRule="auto"/>
        <w:ind w:firstLine="151" w:firstLineChars="150"/>
        <w:rPr>
          <w:sz w:val="10"/>
          <w:szCs w:val="10"/>
        </w:rPr>
      </w:pPr>
      <w:r>
        <w:rPr>
          <w:rFonts w:hint="eastAsia"/>
          <w:b/>
          <w:sz w:val="10"/>
          <w:szCs w:val="10"/>
        </w:rPr>
        <w:t xml:space="preserve"> </w:t>
      </w:r>
    </w:p>
    <w:p>
      <w:pPr>
        <w:bidi w:val="0"/>
        <w:spacing w:line="240" w:lineRule="auto"/>
        <w:ind w:firstLine="151" w:firstLineChars="150"/>
        <w:rPr>
          <w:ins w:id="567" w:author="微软用户" w:date="2009-12-26T09:08:00Z"/>
          <w:rFonts w:hint="eastAsia"/>
          <w:b/>
          <w:sz w:val="10"/>
          <w:szCs w:val="10"/>
        </w:rPr>
      </w:pPr>
      <w:ins w:id="568" w:author="微软用户" w:date="2009-12-26T09:08:00Z">
        <w:r>
          <w:rPr>
            <w:rFonts w:hint="eastAsia"/>
            <w:b/>
            <w:sz w:val="10"/>
            <w:szCs w:val="10"/>
            <w:highlight w:val="yellow"/>
          </w:rPr>
          <w:t>参考答案：</w:t>
        </w:r>
      </w:ins>
    </w:p>
    <w:p>
      <w:pPr>
        <w:bidi w:val="0"/>
        <w:spacing w:line="240" w:lineRule="auto"/>
        <w:ind w:firstLine="150" w:firstLineChars="150"/>
        <w:rPr>
          <w:ins w:id="569" w:author="微软用户" w:date="2009-12-26T09:08:00Z"/>
          <w:rFonts w:hint="eastAsia"/>
          <w:sz w:val="10"/>
          <w:szCs w:val="10"/>
        </w:rPr>
      </w:pPr>
      <w:ins w:id="570" w:author="微软用户" w:date="2009-12-26T09:08:00Z">
        <w:r>
          <w:rPr>
            <w:rFonts w:hint="eastAsia"/>
            <w:sz w:val="10"/>
            <w:szCs w:val="10"/>
          </w:rPr>
          <w:t>独立自主和平外交政策的基本原则，是我国对外交往活动的根本准则，是在外交工作实践中探索出来的处理对外关系的根本依据。严格按照这一政策准则办事，既有利于维护世界和平，又有利于推动我国社会主义建设事业的发展。</w:t>
        </w:r>
      </w:ins>
      <w:ins w:id="571" w:author="微软用户" w:date="2009-12-26T09:08:00Z">
        <w:r>
          <w:rPr>
            <w:rFonts w:hint="eastAsia"/>
            <w:sz w:val="10"/>
            <w:szCs w:val="10"/>
            <w:highlight w:val="yellow"/>
          </w:rPr>
          <w:t>（2分）</w:t>
        </w:r>
      </w:ins>
    </w:p>
    <w:p>
      <w:pPr>
        <w:bidi w:val="0"/>
        <w:spacing w:line="240" w:lineRule="auto"/>
        <w:ind w:firstLine="150" w:firstLineChars="150"/>
        <w:rPr>
          <w:ins w:id="572" w:author="微软用户" w:date="2009-12-26T09:08:00Z"/>
          <w:sz w:val="10"/>
          <w:szCs w:val="10"/>
        </w:rPr>
      </w:pPr>
      <w:ins w:id="573" w:author="微软用户" w:date="2009-12-26T09:08:00Z">
        <w:r>
          <w:rPr>
            <w:rFonts w:hint="eastAsia"/>
            <w:sz w:val="10"/>
            <w:szCs w:val="10"/>
          </w:rPr>
          <w:t>第一，坚持独立自主地处理一切国际事务的原则。</w:t>
        </w:r>
      </w:ins>
      <w:ins w:id="574" w:author="微软用户" w:date="2009-12-26T09:08:00Z">
        <w:r>
          <w:rPr>
            <w:rFonts w:hint="eastAsia"/>
            <w:sz w:val="10"/>
            <w:szCs w:val="10"/>
            <w:highlight w:val="yellow"/>
          </w:rPr>
          <w:t>（2分）</w:t>
        </w:r>
      </w:ins>
    </w:p>
    <w:p>
      <w:pPr>
        <w:bidi w:val="0"/>
        <w:spacing w:line="240" w:lineRule="auto"/>
        <w:ind w:firstLine="150" w:firstLineChars="150"/>
        <w:rPr>
          <w:ins w:id="575" w:author="微软用户" w:date="2009-12-26T09:08:00Z"/>
          <w:sz w:val="10"/>
          <w:szCs w:val="10"/>
        </w:rPr>
      </w:pPr>
      <w:ins w:id="576" w:author="微软用户" w:date="2009-12-26T09:08:00Z">
        <w:r>
          <w:rPr>
            <w:rFonts w:hint="eastAsia"/>
            <w:sz w:val="10"/>
            <w:szCs w:val="10"/>
          </w:rPr>
          <w:t>第二，坚持和平共处五项原则为指导国家间关系的基本准则。</w:t>
        </w:r>
      </w:ins>
      <w:ins w:id="577" w:author="微软用户" w:date="2009-12-26T09:08:00Z">
        <w:r>
          <w:rPr>
            <w:rFonts w:hint="eastAsia"/>
            <w:sz w:val="10"/>
            <w:szCs w:val="10"/>
            <w:highlight w:val="yellow"/>
          </w:rPr>
          <w:t>（2分）</w:t>
        </w:r>
      </w:ins>
    </w:p>
    <w:p>
      <w:pPr>
        <w:bidi w:val="0"/>
        <w:spacing w:line="240" w:lineRule="auto"/>
        <w:ind w:firstLine="150" w:firstLineChars="150"/>
        <w:rPr>
          <w:ins w:id="578" w:author="微软用户" w:date="2009-12-26T09:08:00Z"/>
          <w:sz w:val="10"/>
          <w:szCs w:val="10"/>
        </w:rPr>
      </w:pPr>
      <w:ins w:id="579" w:author="微软用户" w:date="2009-12-26T09:08:00Z">
        <w:r>
          <w:rPr>
            <w:rFonts w:hint="eastAsia"/>
            <w:sz w:val="10"/>
            <w:szCs w:val="10"/>
          </w:rPr>
          <w:t>第三，坚持同发展中国家加强团结与合作的原则。</w:t>
        </w:r>
      </w:ins>
      <w:ins w:id="580" w:author="微软用户" w:date="2009-12-26T09:08:00Z">
        <w:r>
          <w:rPr>
            <w:rFonts w:hint="eastAsia"/>
            <w:sz w:val="10"/>
            <w:szCs w:val="10"/>
            <w:highlight w:val="yellow"/>
          </w:rPr>
          <w:t>（2分）</w:t>
        </w:r>
      </w:ins>
    </w:p>
    <w:p>
      <w:pPr>
        <w:bidi w:val="0"/>
        <w:spacing w:line="240" w:lineRule="auto"/>
        <w:ind w:firstLine="150" w:firstLineChars="150"/>
        <w:rPr>
          <w:ins w:id="581" w:author="微软用户" w:date="2009-12-26T09:08:00Z"/>
          <w:sz w:val="10"/>
          <w:szCs w:val="10"/>
        </w:rPr>
      </w:pPr>
      <w:ins w:id="582" w:author="微软用户" w:date="2009-12-26T09:08:00Z">
        <w:r>
          <w:rPr>
            <w:rFonts w:hint="eastAsia"/>
            <w:sz w:val="10"/>
            <w:szCs w:val="10"/>
          </w:rPr>
          <w:t>第四，坚持爱国主义与履行国际义务相统一的原则。</w:t>
        </w:r>
      </w:ins>
      <w:ins w:id="583" w:author="微软用户" w:date="2009-12-26T09:08:00Z">
        <w:r>
          <w:rPr>
            <w:rFonts w:hint="eastAsia"/>
            <w:sz w:val="10"/>
            <w:szCs w:val="10"/>
            <w:highlight w:val="yellow"/>
          </w:rPr>
          <w:t>（2分）</w:t>
        </w:r>
      </w:ins>
    </w:p>
    <w:p>
      <w:pPr>
        <w:bidi w:val="0"/>
        <w:spacing w:line="240" w:lineRule="auto"/>
        <w:rPr>
          <w:rFonts w:hint="eastAsia"/>
          <w:b/>
          <w:sz w:val="10"/>
          <w:szCs w:val="10"/>
        </w:rPr>
      </w:pPr>
    </w:p>
    <w:p>
      <w:pPr>
        <w:bidi w:val="0"/>
        <w:spacing w:line="240" w:lineRule="auto"/>
        <w:rPr>
          <w:rFonts w:hint="eastAsia"/>
          <w:b/>
          <w:sz w:val="10"/>
          <w:szCs w:val="10"/>
        </w:rPr>
      </w:pPr>
      <w:r>
        <w:rPr>
          <w:rFonts w:hint="eastAsia"/>
          <w:b/>
          <w:sz w:val="10"/>
          <w:szCs w:val="10"/>
        </w:rPr>
        <w:t>五、材料分析题（15分）</w:t>
      </w:r>
    </w:p>
    <w:p>
      <w:pPr>
        <w:bidi w:val="0"/>
        <w:spacing w:line="240" w:lineRule="auto"/>
        <w:ind w:firstLine="0" w:firstLineChars="0"/>
        <w:rPr>
          <w:rFonts w:hint="eastAsia"/>
          <w:sz w:val="10"/>
          <w:szCs w:val="10"/>
        </w:rPr>
      </w:pPr>
      <w:r>
        <w:rPr>
          <w:sz w:val="10"/>
          <w:szCs w:val="10"/>
        </w:rPr>
        <w:t>根据下列材料回答问题：</w:t>
      </w:r>
    </w:p>
    <w:p>
      <w:pPr>
        <w:bidi w:val="0"/>
        <w:spacing w:line="240" w:lineRule="auto"/>
        <w:ind w:firstLine="0" w:firstLineChars="0"/>
        <w:rPr>
          <w:rFonts w:hint="eastAsia"/>
          <w:b w:val="0"/>
          <w:sz w:val="10"/>
          <w:szCs w:val="10"/>
        </w:rPr>
      </w:pPr>
      <w:r>
        <w:rPr>
          <w:b w:val="0"/>
          <w:sz w:val="10"/>
          <w:szCs w:val="10"/>
        </w:rPr>
        <w:t>材料1</w:t>
      </w:r>
    </w:p>
    <w:p>
      <w:pPr>
        <w:bidi w:val="0"/>
        <w:spacing w:line="240" w:lineRule="auto"/>
        <w:ind w:firstLine="0" w:firstLineChars="0"/>
        <w:rPr>
          <w:rFonts w:hint="eastAsia"/>
          <w:sz w:val="10"/>
          <w:szCs w:val="10"/>
        </w:rPr>
      </w:pPr>
      <w:r>
        <w:rPr>
          <w:sz w:val="10"/>
          <w:szCs w:val="10"/>
        </w:rPr>
        <w:t>《中华人民共和国与苏维埃社会主义共和国联盟友好同盟互助条约》第一条：</w:t>
      </w:r>
    </w:p>
    <w:p>
      <w:pPr>
        <w:bidi w:val="0"/>
        <w:spacing w:line="240" w:lineRule="auto"/>
        <w:ind w:firstLine="300" w:firstLineChars="300"/>
        <w:rPr>
          <w:rFonts w:hint="eastAsia"/>
          <w:sz w:val="10"/>
          <w:szCs w:val="10"/>
        </w:rPr>
      </w:pPr>
      <w:r>
        <w:rPr>
          <w:rFonts w:hint="eastAsia"/>
          <w:sz w:val="10"/>
          <w:szCs w:val="10"/>
        </w:rPr>
        <w:t>“</w:t>
      </w:r>
      <w:r>
        <w:rPr>
          <w:sz w:val="10"/>
          <w:szCs w:val="10"/>
        </w:rPr>
        <w:t>缔约国双方保证共同尽力采取一切必要的措施，以期制止日本或其它直接间接在侵略行为上与日本相勾结的任何国家之重新侵略与破坏和平。一旦缔约国任何一方受到日本或与日本同盟的国家之侵袭因而处于战争状态时，缔约国另一方即尽其全力给予军事及其他援助。</w:t>
      </w:r>
      <w:r>
        <w:rPr>
          <w:rFonts w:hint="eastAsia"/>
          <w:sz w:val="10"/>
          <w:szCs w:val="10"/>
        </w:rPr>
        <w:t>”</w:t>
      </w:r>
    </w:p>
    <w:p>
      <w:pPr>
        <w:bidi w:val="0"/>
        <w:spacing w:line="240" w:lineRule="auto"/>
        <w:ind w:firstLine="1750" w:firstLineChars="1750"/>
        <w:rPr>
          <w:rFonts w:hint="eastAsia"/>
          <w:sz w:val="10"/>
          <w:szCs w:val="10"/>
        </w:rPr>
      </w:pPr>
      <w:r>
        <w:rPr>
          <w:rFonts w:hint="eastAsia"/>
          <w:sz w:val="10"/>
          <w:szCs w:val="10"/>
        </w:rPr>
        <w:t>——</w:t>
      </w:r>
      <w:r>
        <w:rPr>
          <w:sz w:val="10"/>
          <w:szCs w:val="10"/>
        </w:rPr>
        <w:t>摘自《中华人民共和国条约集》第一集</w:t>
      </w:r>
    </w:p>
    <w:p>
      <w:pPr>
        <w:bidi w:val="0"/>
        <w:spacing w:line="240" w:lineRule="auto"/>
        <w:ind w:firstLine="0" w:firstLineChars="0"/>
        <w:rPr>
          <w:rFonts w:hint="eastAsia"/>
          <w:b w:val="0"/>
          <w:sz w:val="10"/>
          <w:szCs w:val="10"/>
        </w:rPr>
      </w:pPr>
      <w:r>
        <w:rPr>
          <w:b w:val="0"/>
          <w:sz w:val="10"/>
          <w:szCs w:val="10"/>
        </w:rPr>
        <w:t>材料2</w:t>
      </w:r>
    </w:p>
    <w:p>
      <w:pPr>
        <w:bidi w:val="0"/>
        <w:spacing w:line="240" w:lineRule="auto"/>
        <w:ind w:firstLine="0" w:firstLineChars="0"/>
        <w:rPr>
          <w:rFonts w:hint="eastAsia"/>
          <w:sz w:val="10"/>
          <w:szCs w:val="10"/>
        </w:rPr>
      </w:pPr>
      <w:r>
        <w:rPr>
          <w:sz w:val="10"/>
          <w:szCs w:val="10"/>
        </w:rPr>
        <w:t>《中俄睦邻友好合作条约》第七条：</w:t>
      </w:r>
    </w:p>
    <w:p>
      <w:pPr>
        <w:bidi w:val="0"/>
        <w:spacing w:line="240" w:lineRule="auto"/>
        <w:ind w:firstLine="200" w:firstLineChars="200"/>
        <w:rPr>
          <w:rFonts w:hint="eastAsia"/>
          <w:sz w:val="10"/>
          <w:szCs w:val="10"/>
        </w:rPr>
      </w:pPr>
      <w:r>
        <w:rPr>
          <w:rFonts w:hint="eastAsia"/>
          <w:sz w:val="10"/>
          <w:szCs w:val="10"/>
        </w:rPr>
        <w:t>“</w:t>
      </w:r>
      <w:r>
        <w:rPr>
          <w:sz w:val="10"/>
          <w:szCs w:val="10"/>
        </w:rPr>
        <w:t>缔约双方将根据现行的协定采取措施，加强边境地区军事领域的信任和相互裁减军事力量。缔约双方将扩大和加强军事领域的信任措施，以加强各自的安全，巩固地区及国际稳定。</w:t>
      </w:r>
    </w:p>
    <w:p>
      <w:pPr>
        <w:bidi w:val="0"/>
        <w:spacing w:line="240" w:lineRule="auto"/>
        <w:ind w:firstLine="200" w:firstLineChars="200"/>
        <w:rPr>
          <w:rFonts w:hint="eastAsia"/>
          <w:sz w:val="10"/>
          <w:szCs w:val="10"/>
        </w:rPr>
      </w:pPr>
      <w:r>
        <w:rPr>
          <w:sz w:val="10"/>
          <w:szCs w:val="10"/>
        </w:rPr>
        <w:t>缔约双方将本着武器和武装力量合理足够的原则，努力确保本国的安全。</w:t>
      </w:r>
    </w:p>
    <w:p>
      <w:pPr>
        <w:bidi w:val="0"/>
        <w:spacing w:line="240" w:lineRule="auto"/>
        <w:ind w:firstLine="250" w:firstLineChars="250"/>
        <w:rPr>
          <w:rFonts w:hint="eastAsia"/>
          <w:sz w:val="10"/>
          <w:szCs w:val="10"/>
        </w:rPr>
      </w:pPr>
      <w:r>
        <w:rPr>
          <w:sz w:val="10"/>
          <w:szCs w:val="10"/>
        </w:rPr>
        <w:t>缔约双方根据有关协定进行的军事和军技合作不针对第三国。</w:t>
      </w:r>
      <w:r>
        <w:rPr>
          <w:rFonts w:hint="eastAsia"/>
          <w:sz w:val="10"/>
          <w:szCs w:val="10"/>
        </w:rPr>
        <w:t>”</w:t>
      </w:r>
    </w:p>
    <w:p>
      <w:pPr>
        <w:bidi w:val="0"/>
        <w:spacing w:line="240" w:lineRule="auto"/>
        <w:ind w:firstLine="1650" w:firstLineChars="1650"/>
        <w:rPr>
          <w:rFonts w:hint="eastAsia"/>
          <w:sz w:val="10"/>
          <w:szCs w:val="10"/>
        </w:rPr>
      </w:pPr>
      <w:r>
        <w:rPr>
          <w:rFonts w:hint="eastAsia"/>
          <w:sz w:val="10"/>
          <w:szCs w:val="10"/>
        </w:rPr>
        <w:t>——</w:t>
      </w:r>
      <w:r>
        <w:rPr>
          <w:sz w:val="10"/>
          <w:szCs w:val="10"/>
        </w:rPr>
        <w:t>摘自《人民日报》2001年7月17日</w:t>
      </w:r>
    </w:p>
    <w:p>
      <w:pPr>
        <w:bidi w:val="0"/>
        <w:spacing w:line="240" w:lineRule="auto"/>
        <w:ind w:firstLine="0" w:firstLineChars="0"/>
        <w:rPr>
          <w:rFonts w:hint="eastAsia"/>
          <w:b w:val="0"/>
          <w:sz w:val="10"/>
          <w:szCs w:val="10"/>
        </w:rPr>
      </w:pPr>
      <w:r>
        <w:rPr>
          <w:b w:val="0"/>
          <w:sz w:val="10"/>
          <w:szCs w:val="10"/>
        </w:rPr>
        <w:t>材料3</w:t>
      </w:r>
    </w:p>
    <w:p>
      <w:pPr>
        <w:bidi w:val="0"/>
        <w:spacing w:line="240" w:lineRule="auto"/>
        <w:ind w:firstLine="250" w:firstLineChars="250"/>
        <w:rPr>
          <w:rFonts w:hint="eastAsia"/>
          <w:sz w:val="10"/>
          <w:szCs w:val="10"/>
        </w:rPr>
      </w:pPr>
      <w:r>
        <w:rPr>
          <w:sz w:val="10"/>
          <w:szCs w:val="10"/>
        </w:rPr>
        <w:t>中国于1988年12月6日加入联合国维持和平特别委员会以来，在联合国安理会历次关于采取维和行动解决冲突的投票中，大多投赞成票</w:t>
      </w:r>
      <w:r>
        <w:rPr>
          <w:rFonts w:hint="eastAsia"/>
          <w:sz w:val="10"/>
          <w:szCs w:val="10"/>
        </w:rPr>
        <w:t>；</w:t>
      </w:r>
      <w:r>
        <w:rPr>
          <w:sz w:val="10"/>
          <w:szCs w:val="10"/>
        </w:rPr>
        <w:t>在有的问题上投了否决票和弃权票。</w:t>
      </w:r>
    </w:p>
    <w:p>
      <w:pPr>
        <w:bidi w:val="0"/>
        <w:spacing w:line="240" w:lineRule="auto"/>
        <w:ind w:firstLine="200" w:firstLineChars="200"/>
        <w:rPr>
          <w:rFonts w:hint="eastAsia"/>
          <w:sz w:val="10"/>
          <w:szCs w:val="10"/>
        </w:rPr>
      </w:pPr>
      <w:r>
        <w:rPr>
          <w:sz w:val="10"/>
          <w:szCs w:val="10"/>
        </w:rPr>
        <w:t>2000年，安理会多次审议埃塞俄比亚、厄立特里亚冲突问题，通过了第1297、1298、131</w:t>
      </w:r>
      <w:r>
        <w:rPr>
          <w:rFonts w:hint="eastAsia"/>
          <w:sz w:val="10"/>
          <w:szCs w:val="10"/>
        </w:rPr>
        <w:t>0</w:t>
      </w:r>
      <w:r>
        <w:rPr>
          <w:sz w:val="10"/>
          <w:szCs w:val="10"/>
        </w:rPr>
        <w:t>、1320号决议。中国参加了有关磋商并对所有决议投了赞成票。中国在有关磋商中表示支持秘书长提出的维和建议，希望建议的有效实施能够促进双方已达成的《停止敌对行动协定》的执行，推动埃厄两国早日政治解决争端。</w:t>
      </w:r>
    </w:p>
    <w:p>
      <w:pPr>
        <w:bidi w:val="0"/>
        <w:spacing w:line="240" w:lineRule="auto"/>
        <w:ind w:firstLine="250" w:firstLineChars="250"/>
        <w:rPr>
          <w:rFonts w:hint="eastAsia"/>
          <w:sz w:val="10"/>
          <w:szCs w:val="10"/>
        </w:rPr>
      </w:pPr>
      <w:r>
        <w:rPr>
          <w:sz w:val="10"/>
          <w:szCs w:val="10"/>
        </w:rPr>
        <w:t>1996年12月，危地马拉政府和反政府武装要求安理会通过决议向危地马拉派驻联合国军事观察员。12月29日危地马拉邀请台湾</w:t>
      </w:r>
      <w:r>
        <w:rPr>
          <w:rFonts w:hint="eastAsia"/>
          <w:sz w:val="10"/>
          <w:szCs w:val="10"/>
        </w:rPr>
        <w:t>“</w:t>
      </w:r>
      <w:r>
        <w:rPr>
          <w:sz w:val="10"/>
          <w:szCs w:val="10"/>
        </w:rPr>
        <w:t>外交部长</w:t>
      </w:r>
      <w:r>
        <w:rPr>
          <w:rFonts w:hint="eastAsia"/>
          <w:sz w:val="10"/>
          <w:szCs w:val="10"/>
        </w:rPr>
        <w:t>”</w:t>
      </w:r>
      <w:r>
        <w:rPr>
          <w:sz w:val="10"/>
          <w:szCs w:val="10"/>
        </w:rPr>
        <w:t>参加停火协议签字仪式，把台湾卷入联合国的维和行动中，且对中国代表的严正抗议不予回应。在表决时，中国代表投了否决票，并表示，一个国家和平进程的实现，不能损害另一个国家的主权和领土完整。</w:t>
      </w:r>
    </w:p>
    <w:p>
      <w:pPr>
        <w:bidi w:val="0"/>
        <w:spacing w:line="240" w:lineRule="auto"/>
        <w:ind w:firstLine="300" w:firstLineChars="300"/>
        <w:rPr>
          <w:rFonts w:hint="eastAsia"/>
          <w:sz w:val="10"/>
          <w:szCs w:val="10"/>
        </w:rPr>
      </w:pPr>
      <w:r>
        <w:rPr>
          <w:sz w:val="10"/>
          <w:szCs w:val="10"/>
        </w:rPr>
        <w:t>20世纪90年代初，格鲁吉亚发生民族冲突，联合国派出了维和观察团。1996年10月，联合国安理会讨论关于安理会授权该观察团在格鲁吉亚设立人权办事处的提案。中国代表表示，中国支持格鲁吉亚当事双方通过和平谈判解决分歧</w:t>
      </w:r>
      <w:r>
        <w:rPr>
          <w:rFonts w:hint="eastAsia"/>
          <w:sz w:val="10"/>
          <w:szCs w:val="10"/>
        </w:rPr>
        <w:t>；</w:t>
      </w:r>
      <w:r>
        <w:rPr>
          <w:sz w:val="10"/>
          <w:szCs w:val="10"/>
        </w:rPr>
        <w:t>但联合国观察团执行安理会授权的维和任务，不应包罗万象，更不应越</w:t>
      </w:r>
      <w:r>
        <w:rPr>
          <w:rFonts w:hint="eastAsia"/>
          <w:sz w:val="10"/>
          <w:szCs w:val="10"/>
        </w:rPr>
        <w:t>越俎代庖</w:t>
      </w:r>
      <w:r>
        <w:rPr>
          <w:sz w:val="10"/>
          <w:szCs w:val="10"/>
        </w:rPr>
        <w:t>，将属于其他机构职权范围的事情也包揽过来。由安理会授权设立人权办事处超出了安理会的职权范围。因此，中国代表对这个提案投了弃权票。</w:t>
      </w:r>
    </w:p>
    <w:p>
      <w:pPr>
        <w:bidi w:val="0"/>
        <w:spacing w:line="240" w:lineRule="auto"/>
        <w:ind w:firstLine="1800" w:firstLineChars="1800"/>
        <w:rPr>
          <w:rFonts w:hint="eastAsia"/>
          <w:sz w:val="10"/>
          <w:szCs w:val="10"/>
        </w:rPr>
      </w:pPr>
      <w:r>
        <w:rPr>
          <w:rFonts w:hint="eastAsia"/>
          <w:sz w:val="10"/>
          <w:szCs w:val="10"/>
        </w:rPr>
        <w:t>——</w:t>
      </w:r>
      <w:r>
        <w:rPr>
          <w:sz w:val="10"/>
          <w:szCs w:val="10"/>
        </w:rPr>
        <w:t>根据《中国外交》《世界知识年鉴》整理</w:t>
      </w:r>
    </w:p>
    <w:p>
      <w:pPr>
        <w:bidi w:val="0"/>
        <w:spacing w:line="240" w:lineRule="auto"/>
        <w:ind w:firstLine="0" w:firstLineChars="0"/>
        <w:rPr>
          <w:rFonts w:hint="eastAsia"/>
          <w:b w:val="0"/>
          <w:sz w:val="10"/>
          <w:szCs w:val="10"/>
        </w:rPr>
      </w:pPr>
      <w:r>
        <w:rPr>
          <w:b w:val="0"/>
          <w:sz w:val="10"/>
          <w:szCs w:val="10"/>
        </w:rPr>
        <w:t>材料4</w:t>
      </w:r>
    </w:p>
    <w:p>
      <w:pPr>
        <w:bidi w:val="0"/>
        <w:spacing w:line="240" w:lineRule="auto"/>
        <w:ind w:firstLine="200" w:firstLineChars="200"/>
        <w:rPr>
          <w:rFonts w:hint="eastAsia"/>
          <w:sz w:val="10"/>
          <w:szCs w:val="10"/>
        </w:rPr>
      </w:pPr>
      <w:r>
        <w:rPr>
          <w:sz w:val="10"/>
          <w:szCs w:val="10"/>
        </w:rPr>
        <w:t>我们清楚地知道，中国是一个有着尚未解决的关键利益——特别是涉及到台湾和南中国海——的大国。这就意味着中国不是一个</w:t>
      </w:r>
      <w:r>
        <w:rPr>
          <w:rFonts w:hint="eastAsia"/>
          <w:sz w:val="10"/>
          <w:szCs w:val="10"/>
        </w:rPr>
        <w:t>“</w:t>
      </w:r>
      <w:r>
        <w:rPr>
          <w:sz w:val="10"/>
          <w:szCs w:val="10"/>
        </w:rPr>
        <w:t>维持现状</w:t>
      </w:r>
      <w:r>
        <w:rPr>
          <w:rFonts w:hint="eastAsia"/>
          <w:sz w:val="10"/>
          <w:szCs w:val="10"/>
        </w:rPr>
        <w:t>”</w:t>
      </w:r>
      <w:r>
        <w:rPr>
          <w:sz w:val="10"/>
          <w:szCs w:val="10"/>
        </w:rPr>
        <w:t>的国家。仅此一点，就使中国成为一个战略竞争者。</w:t>
      </w:r>
    </w:p>
    <w:p>
      <w:pPr>
        <w:bidi w:val="0"/>
        <w:spacing w:line="240" w:lineRule="auto"/>
        <w:ind w:firstLine="1750" w:firstLineChars="1750"/>
        <w:rPr>
          <w:sz w:val="10"/>
          <w:szCs w:val="10"/>
        </w:rPr>
      </w:pPr>
      <w:r>
        <w:rPr>
          <w:rFonts w:hint="eastAsia"/>
          <w:sz w:val="10"/>
          <w:szCs w:val="10"/>
        </w:rPr>
        <w:t>——</w:t>
      </w:r>
      <w:r>
        <w:rPr>
          <w:sz w:val="10"/>
          <w:szCs w:val="10"/>
        </w:rPr>
        <w:t xml:space="preserve">摘自赖斯：《促进美国国家利益》 </w:t>
      </w:r>
    </w:p>
    <w:p>
      <w:pPr>
        <w:bidi w:val="0"/>
        <w:spacing w:line="240" w:lineRule="auto"/>
        <w:ind w:firstLine="0" w:firstLineChars="0"/>
        <w:rPr>
          <w:rFonts w:hint="eastAsia"/>
          <w:b w:val="0"/>
          <w:sz w:val="10"/>
          <w:szCs w:val="10"/>
        </w:rPr>
      </w:pPr>
      <w:r>
        <w:rPr>
          <w:b w:val="0"/>
          <w:sz w:val="10"/>
          <w:szCs w:val="10"/>
        </w:rPr>
        <w:t>请回答：</w:t>
      </w:r>
    </w:p>
    <w:p>
      <w:pPr>
        <w:bidi w:val="0"/>
        <w:spacing w:line="240" w:lineRule="auto"/>
        <w:ind w:firstLine="150" w:firstLineChars="150"/>
        <w:rPr>
          <w:rFonts w:hint="eastAsia"/>
          <w:sz w:val="10"/>
          <w:szCs w:val="10"/>
        </w:rPr>
      </w:pPr>
      <w:r>
        <w:rPr>
          <w:rFonts w:hint="eastAsia"/>
          <w:sz w:val="10"/>
          <w:szCs w:val="10"/>
        </w:rPr>
        <w:t>①</w:t>
      </w:r>
      <w:r>
        <w:rPr>
          <w:sz w:val="10"/>
          <w:szCs w:val="10"/>
        </w:rPr>
        <w:t>指出材料1、2所反映的中国处理与苏联、俄罗斯关系的主要不同点并分析其原因。</w:t>
      </w:r>
      <w:r>
        <w:rPr>
          <w:sz w:val="10"/>
          <w:szCs w:val="10"/>
          <w:highlight w:val="yellow"/>
        </w:rPr>
        <w:t>(</w:t>
      </w:r>
      <w:r>
        <w:rPr>
          <w:rFonts w:hint="eastAsia"/>
          <w:sz w:val="10"/>
          <w:szCs w:val="10"/>
          <w:highlight w:val="yellow"/>
        </w:rPr>
        <w:t>5</w:t>
      </w:r>
      <w:r>
        <w:rPr>
          <w:sz w:val="10"/>
          <w:szCs w:val="10"/>
          <w:highlight w:val="yellow"/>
        </w:rPr>
        <w:t>分)</w:t>
      </w:r>
    </w:p>
    <w:p>
      <w:pPr>
        <w:bidi w:val="0"/>
        <w:spacing w:line="240" w:lineRule="auto"/>
        <w:ind w:firstLine="150" w:firstLineChars="150"/>
        <w:rPr>
          <w:rFonts w:hint="eastAsia"/>
          <w:sz w:val="10"/>
          <w:szCs w:val="10"/>
        </w:rPr>
      </w:pPr>
      <w:r>
        <w:rPr>
          <w:rFonts w:hint="eastAsia"/>
          <w:sz w:val="10"/>
          <w:szCs w:val="10"/>
        </w:rPr>
        <w:t>②</w:t>
      </w:r>
      <w:r>
        <w:rPr>
          <w:sz w:val="10"/>
          <w:szCs w:val="10"/>
        </w:rPr>
        <w:t>说明材料3体现的中国外交所坚持的原则。</w:t>
      </w:r>
      <w:r>
        <w:rPr>
          <w:sz w:val="10"/>
          <w:szCs w:val="10"/>
          <w:highlight w:val="yellow"/>
        </w:rPr>
        <w:t>(</w:t>
      </w:r>
      <w:r>
        <w:rPr>
          <w:rFonts w:hint="eastAsia"/>
          <w:sz w:val="10"/>
          <w:szCs w:val="10"/>
          <w:highlight w:val="yellow"/>
        </w:rPr>
        <w:t>5</w:t>
      </w:r>
      <w:r>
        <w:rPr>
          <w:sz w:val="10"/>
          <w:szCs w:val="10"/>
          <w:highlight w:val="yellow"/>
        </w:rPr>
        <w:t>分)</w:t>
      </w:r>
    </w:p>
    <w:p>
      <w:pPr>
        <w:bidi w:val="0"/>
        <w:spacing w:line="240" w:lineRule="auto"/>
        <w:ind w:firstLine="150" w:firstLineChars="150"/>
        <w:rPr>
          <w:sz w:val="10"/>
          <w:szCs w:val="10"/>
        </w:rPr>
      </w:pPr>
      <w:r>
        <w:rPr>
          <w:rFonts w:hint="eastAsia"/>
          <w:sz w:val="10"/>
          <w:szCs w:val="10"/>
        </w:rPr>
        <w:t>③</w:t>
      </w:r>
      <w:r>
        <w:rPr>
          <w:sz w:val="10"/>
          <w:szCs w:val="10"/>
        </w:rPr>
        <w:t>如何认识材料4的观点及其实质。</w:t>
      </w:r>
      <w:r>
        <w:rPr>
          <w:sz w:val="10"/>
          <w:szCs w:val="10"/>
          <w:highlight w:val="yellow"/>
        </w:rPr>
        <w:t>(</w:t>
      </w:r>
      <w:r>
        <w:rPr>
          <w:rFonts w:hint="eastAsia"/>
          <w:sz w:val="10"/>
          <w:szCs w:val="10"/>
          <w:highlight w:val="yellow"/>
        </w:rPr>
        <w:t>5</w:t>
      </w:r>
      <w:r>
        <w:rPr>
          <w:sz w:val="10"/>
          <w:szCs w:val="10"/>
          <w:highlight w:val="yellow"/>
        </w:rPr>
        <w:t>分)</w:t>
      </w:r>
    </w:p>
    <w:p>
      <w:pPr>
        <w:bidi w:val="0"/>
        <w:spacing w:line="240" w:lineRule="auto"/>
        <w:jc w:val="both"/>
        <w:rPr>
          <w:rFonts w:hint="eastAsia"/>
          <w:b/>
          <w:sz w:val="10"/>
          <w:szCs w:val="10"/>
          <w:highlight w:val="yellow"/>
        </w:rPr>
      </w:pPr>
    </w:p>
    <w:p>
      <w:pPr>
        <w:bidi w:val="0"/>
        <w:spacing w:line="240" w:lineRule="auto"/>
        <w:rPr>
          <w:del w:id="584" w:author="微软用户" w:date="2009-12-26T09:08:00Z"/>
          <w:sz w:val="10"/>
          <w:szCs w:val="10"/>
        </w:rPr>
      </w:pPr>
    </w:p>
    <w:p>
      <w:pPr>
        <w:bidi w:val="0"/>
        <w:spacing w:line="240" w:lineRule="auto"/>
        <w:rPr>
          <w:del w:id="585" w:author="微软用户" w:date="2009-12-26T09:08:00Z"/>
          <w:rFonts w:hint="eastAsia"/>
          <w:sz w:val="10"/>
          <w:szCs w:val="10"/>
        </w:rPr>
      </w:pPr>
    </w:p>
    <w:p>
      <w:pPr>
        <w:bidi w:val="0"/>
        <w:spacing w:line="240" w:lineRule="auto"/>
        <w:rPr>
          <w:del w:id="586" w:author="微软用户" w:date="2009-12-26T09:08:00Z"/>
          <w:rFonts w:hint="eastAsia"/>
          <w:sz w:val="10"/>
          <w:szCs w:val="10"/>
        </w:rPr>
      </w:pPr>
    </w:p>
    <w:p>
      <w:pPr>
        <w:bidi w:val="0"/>
        <w:spacing w:line="240" w:lineRule="auto"/>
        <w:rPr>
          <w:del w:id="587" w:author="微软用户" w:date="2009-12-26T09:08:00Z"/>
          <w:rFonts w:hint="eastAsia"/>
          <w:sz w:val="10"/>
          <w:szCs w:val="10"/>
        </w:rPr>
      </w:pPr>
    </w:p>
    <w:p>
      <w:pPr>
        <w:bidi w:val="0"/>
        <w:spacing w:line="240" w:lineRule="auto"/>
        <w:rPr>
          <w:del w:id="588" w:author="微软用户" w:date="2009-12-26T09:08:00Z"/>
          <w:rFonts w:hint="eastAsia"/>
          <w:sz w:val="10"/>
          <w:szCs w:val="10"/>
        </w:rPr>
      </w:pPr>
    </w:p>
    <w:p>
      <w:pPr>
        <w:bidi w:val="0"/>
        <w:spacing w:line="240" w:lineRule="auto"/>
        <w:rPr>
          <w:del w:id="589" w:author="微软用户" w:date="2009-12-26T09:08:00Z"/>
          <w:rFonts w:hint="eastAsia"/>
          <w:sz w:val="10"/>
          <w:szCs w:val="10"/>
        </w:rPr>
      </w:pPr>
    </w:p>
    <w:p>
      <w:pPr>
        <w:bidi w:val="0"/>
        <w:spacing w:line="240" w:lineRule="auto"/>
        <w:rPr>
          <w:del w:id="590" w:author="微软用户" w:date="2009-12-26T09:08:00Z"/>
          <w:rFonts w:hint="eastAsia"/>
          <w:sz w:val="10"/>
          <w:szCs w:val="10"/>
        </w:rPr>
      </w:pPr>
    </w:p>
    <w:p>
      <w:pPr>
        <w:bidi w:val="0"/>
        <w:spacing w:line="240" w:lineRule="auto"/>
        <w:rPr>
          <w:del w:id="591" w:author="微软用户" w:date="2009-12-26T09:08:00Z"/>
          <w:rFonts w:hint="eastAsia"/>
          <w:sz w:val="10"/>
          <w:szCs w:val="10"/>
        </w:rPr>
      </w:pPr>
    </w:p>
    <w:p>
      <w:pPr>
        <w:bidi w:val="0"/>
        <w:spacing w:line="240" w:lineRule="auto"/>
        <w:rPr>
          <w:del w:id="592" w:author="微软用户" w:date="2009-12-26T09:08:00Z"/>
          <w:rFonts w:hint="eastAsia"/>
          <w:sz w:val="10"/>
          <w:szCs w:val="10"/>
        </w:rPr>
      </w:pPr>
    </w:p>
    <w:p>
      <w:pPr>
        <w:bidi w:val="0"/>
        <w:spacing w:line="240" w:lineRule="auto"/>
        <w:rPr>
          <w:del w:id="593" w:author="微软用户" w:date="2009-12-26T09:08:00Z"/>
          <w:rFonts w:hint="eastAsia"/>
          <w:sz w:val="10"/>
          <w:szCs w:val="10"/>
        </w:rPr>
      </w:pPr>
    </w:p>
    <w:p>
      <w:pPr>
        <w:bidi w:val="0"/>
        <w:spacing w:line="240" w:lineRule="auto"/>
        <w:rPr>
          <w:del w:id="594" w:author="微软用户" w:date="2009-12-26T09:08:00Z"/>
          <w:rFonts w:hint="eastAsia"/>
          <w:sz w:val="10"/>
          <w:szCs w:val="10"/>
        </w:rPr>
      </w:pPr>
    </w:p>
    <w:p>
      <w:pPr>
        <w:bidi w:val="0"/>
        <w:spacing w:line="240" w:lineRule="auto"/>
        <w:rPr>
          <w:del w:id="595" w:author="微软用户" w:date="2009-12-26T09:08:00Z"/>
          <w:rFonts w:hint="eastAsia"/>
          <w:sz w:val="10"/>
          <w:szCs w:val="10"/>
        </w:rPr>
      </w:pPr>
    </w:p>
    <w:p>
      <w:pPr>
        <w:bidi w:val="0"/>
        <w:spacing w:line="240" w:lineRule="auto"/>
        <w:rPr>
          <w:del w:id="596" w:author="微软用户" w:date="2009-12-26T09:08:00Z"/>
          <w:rFonts w:hint="eastAsia"/>
          <w:sz w:val="10"/>
          <w:szCs w:val="10"/>
        </w:rPr>
      </w:pPr>
    </w:p>
    <w:p>
      <w:pPr>
        <w:bidi w:val="0"/>
        <w:spacing w:line="240" w:lineRule="auto"/>
        <w:rPr>
          <w:del w:id="597" w:author="微软用户" w:date="2009-12-26T09:08:00Z"/>
          <w:rFonts w:hint="eastAsia"/>
          <w:sz w:val="10"/>
          <w:szCs w:val="10"/>
        </w:rPr>
      </w:pPr>
    </w:p>
    <w:p>
      <w:pPr>
        <w:bidi w:val="0"/>
        <w:spacing w:line="240" w:lineRule="auto"/>
        <w:rPr>
          <w:del w:id="598" w:author="微软用户" w:date="2009-12-26T09:08:00Z"/>
          <w:rFonts w:hint="eastAsia"/>
          <w:sz w:val="10"/>
          <w:szCs w:val="10"/>
        </w:rPr>
      </w:pPr>
    </w:p>
    <w:p>
      <w:pPr>
        <w:bidi w:val="0"/>
        <w:spacing w:line="240" w:lineRule="auto"/>
        <w:rPr>
          <w:del w:id="599" w:author="微软用户" w:date="2009-12-26T09:08:00Z"/>
          <w:rFonts w:hint="eastAsia"/>
          <w:sz w:val="10"/>
          <w:szCs w:val="10"/>
        </w:rPr>
      </w:pPr>
    </w:p>
    <w:p>
      <w:pPr>
        <w:bidi w:val="0"/>
        <w:spacing w:line="240" w:lineRule="auto"/>
        <w:rPr>
          <w:del w:id="600" w:author="微软用户" w:date="2009-12-26T09:08:00Z"/>
          <w:rFonts w:hint="eastAsia"/>
          <w:sz w:val="10"/>
          <w:szCs w:val="10"/>
        </w:rPr>
      </w:pPr>
    </w:p>
    <w:p>
      <w:pPr>
        <w:bidi w:val="0"/>
        <w:spacing w:line="240" w:lineRule="auto"/>
        <w:rPr>
          <w:del w:id="601" w:author="微软用户" w:date="2009-12-26T09:08:00Z"/>
          <w:rFonts w:hint="eastAsia"/>
          <w:sz w:val="10"/>
          <w:szCs w:val="10"/>
        </w:rPr>
      </w:pPr>
    </w:p>
    <w:p>
      <w:pPr>
        <w:bidi w:val="0"/>
        <w:spacing w:line="240" w:lineRule="auto"/>
        <w:rPr>
          <w:del w:id="602" w:author="微软用户" w:date="2009-12-26T09:08:00Z"/>
          <w:rFonts w:hint="eastAsia"/>
          <w:sz w:val="10"/>
          <w:szCs w:val="10"/>
        </w:rPr>
      </w:pPr>
    </w:p>
    <w:p>
      <w:pPr>
        <w:bidi w:val="0"/>
        <w:spacing w:line="240" w:lineRule="auto"/>
        <w:rPr>
          <w:del w:id="603" w:author="微软用户" w:date="2009-12-26T09:08:00Z"/>
          <w:rFonts w:hint="eastAsia"/>
          <w:sz w:val="10"/>
          <w:szCs w:val="10"/>
        </w:rPr>
      </w:pPr>
    </w:p>
    <w:p>
      <w:pPr>
        <w:bidi w:val="0"/>
        <w:spacing w:line="240" w:lineRule="auto"/>
        <w:rPr>
          <w:del w:id="604" w:author="微软用户" w:date="2009-12-26T09:08:00Z"/>
          <w:rFonts w:hint="eastAsia"/>
          <w:sz w:val="10"/>
          <w:szCs w:val="10"/>
        </w:rPr>
      </w:pPr>
    </w:p>
    <w:p>
      <w:pPr>
        <w:bidi w:val="0"/>
        <w:spacing w:line="240" w:lineRule="auto"/>
        <w:rPr>
          <w:del w:id="605" w:author="微软用户" w:date="2009-12-26T09:08:00Z"/>
          <w:rFonts w:hint="eastAsia"/>
          <w:sz w:val="10"/>
          <w:szCs w:val="10"/>
        </w:rPr>
      </w:pPr>
    </w:p>
    <w:p>
      <w:pPr>
        <w:bidi w:val="0"/>
        <w:spacing w:line="240" w:lineRule="auto"/>
        <w:rPr>
          <w:del w:id="606" w:author="微软用户" w:date="2009-12-26T09:08:00Z"/>
          <w:rFonts w:hint="eastAsia"/>
          <w:sz w:val="10"/>
          <w:szCs w:val="10"/>
        </w:rPr>
      </w:pPr>
    </w:p>
    <w:p>
      <w:pPr>
        <w:bidi w:val="0"/>
        <w:spacing w:line="240" w:lineRule="auto"/>
        <w:rPr>
          <w:del w:id="607" w:author="微软用户" w:date="2009-12-26T09:08:00Z"/>
          <w:rFonts w:hint="eastAsia"/>
          <w:sz w:val="10"/>
          <w:szCs w:val="10"/>
        </w:rPr>
      </w:pPr>
    </w:p>
    <w:p>
      <w:pPr>
        <w:bidi w:val="0"/>
        <w:spacing w:line="240" w:lineRule="auto"/>
        <w:rPr>
          <w:del w:id="608" w:author="微软用户" w:date="2009-12-26T09:08:00Z"/>
          <w:rFonts w:hint="eastAsia"/>
          <w:sz w:val="10"/>
          <w:szCs w:val="10"/>
        </w:rPr>
      </w:pPr>
    </w:p>
    <w:p>
      <w:pPr>
        <w:bidi w:val="0"/>
        <w:spacing w:line="240" w:lineRule="auto"/>
        <w:rPr>
          <w:del w:id="609" w:author="微软用户" w:date="2009-12-26T09:08:00Z"/>
          <w:rFonts w:hint="eastAsia"/>
          <w:sz w:val="10"/>
          <w:szCs w:val="10"/>
        </w:rPr>
      </w:pPr>
    </w:p>
    <w:p>
      <w:pPr>
        <w:bidi w:val="0"/>
        <w:spacing w:line="240" w:lineRule="auto"/>
        <w:rPr>
          <w:del w:id="610" w:author="微软用户" w:date="2009-12-26T09:08:00Z"/>
          <w:rFonts w:hint="eastAsia"/>
          <w:sz w:val="10"/>
          <w:szCs w:val="10"/>
        </w:rPr>
      </w:pPr>
    </w:p>
    <w:p>
      <w:pPr>
        <w:bidi w:val="0"/>
        <w:spacing w:line="240" w:lineRule="auto"/>
        <w:rPr>
          <w:del w:id="611" w:author="微软用户" w:date="2009-12-26T09:08:00Z"/>
          <w:rFonts w:hint="eastAsia"/>
          <w:sz w:val="10"/>
          <w:szCs w:val="10"/>
        </w:rPr>
      </w:pPr>
    </w:p>
    <w:p>
      <w:pPr>
        <w:bidi w:val="0"/>
        <w:spacing w:line="240" w:lineRule="auto"/>
        <w:rPr>
          <w:del w:id="612" w:author="微软用户" w:date="2009-12-26T09:08:00Z"/>
          <w:rFonts w:hint="eastAsia"/>
          <w:sz w:val="10"/>
          <w:szCs w:val="10"/>
        </w:rPr>
      </w:pPr>
    </w:p>
    <w:p>
      <w:pPr>
        <w:bidi w:val="0"/>
        <w:spacing w:line="240" w:lineRule="auto"/>
        <w:rPr>
          <w:del w:id="613" w:author="微软用户" w:date="2009-12-26T09:08:00Z"/>
          <w:rFonts w:hint="eastAsia"/>
          <w:sz w:val="10"/>
          <w:szCs w:val="10"/>
        </w:rPr>
      </w:pPr>
    </w:p>
    <w:p>
      <w:pPr>
        <w:bidi w:val="0"/>
        <w:spacing w:line="240" w:lineRule="auto"/>
        <w:rPr>
          <w:del w:id="614" w:author="微软用户" w:date="2009-12-26T09:08:00Z"/>
          <w:rFonts w:hint="eastAsia"/>
          <w:sz w:val="10"/>
          <w:szCs w:val="10"/>
        </w:rPr>
      </w:pPr>
    </w:p>
    <w:p>
      <w:pPr>
        <w:bidi w:val="0"/>
        <w:spacing w:line="240" w:lineRule="auto"/>
        <w:rPr>
          <w:del w:id="615" w:author="微软用户" w:date="2009-12-26T09:08:00Z"/>
          <w:rFonts w:hint="eastAsia"/>
          <w:sz w:val="10"/>
          <w:szCs w:val="10"/>
        </w:rPr>
      </w:pPr>
    </w:p>
    <w:p>
      <w:pPr>
        <w:bidi w:val="0"/>
        <w:spacing w:line="240" w:lineRule="auto"/>
        <w:rPr>
          <w:del w:id="616" w:author="微软用户" w:date="2009-12-26T09:08:00Z"/>
          <w:rFonts w:hint="eastAsia"/>
          <w:sz w:val="10"/>
          <w:szCs w:val="10"/>
        </w:rPr>
      </w:pPr>
    </w:p>
    <w:p>
      <w:pPr>
        <w:bidi w:val="0"/>
        <w:spacing w:line="240" w:lineRule="auto"/>
        <w:rPr>
          <w:del w:id="617" w:author="微软用户" w:date="2009-12-26T09:08:00Z"/>
          <w:rFonts w:hint="eastAsia"/>
          <w:sz w:val="10"/>
          <w:szCs w:val="10"/>
        </w:rPr>
      </w:pPr>
    </w:p>
    <w:p>
      <w:pPr>
        <w:bidi w:val="0"/>
        <w:spacing w:line="240" w:lineRule="auto"/>
        <w:rPr>
          <w:ins w:id="618" w:author="微软用户" w:date="2009-12-26T09:08:00Z"/>
          <w:rFonts w:hint="eastAsia"/>
          <w:b/>
          <w:bCs/>
          <w:sz w:val="10"/>
          <w:szCs w:val="10"/>
        </w:rPr>
      </w:pPr>
      <w:ins w:id="619" w:author="微软用户" w:date="2009-12-26T09:08:00Z">
        <w:r>
          <w:rPr>
            <w:rFonts w:hint="eastAsia"/>
            <w:b/>
            <w:bCs/>
            <w:sz w:val="10"/>
            <w:szCs w:val="10"/>
            <w:highlight w:val="yellow"/>
          </w:rPr>
          <w:t>参考答案：</w:t>
        </w:r>
      </w:ins>
    </w:p>
    <w:p>
      <w:pPr>
        <w:bidi w:val="0"/>
        <w:spacing w:line="240" w:lineRule="auto"/>
        <w:ind w:firstLine="150" w:firstLineChars="150"/>
        <w:rPr>
          <w:ins w:id="620" w:author="微软用户" w:date="2009-12-26T09:08:00Z"/>
          <w:rFonts w:hint="eastAsia"/>
          <w:sz w:val="10"/>
          <w:szCs w:val="10"/>
        </w:rPr>
      </w:pPr>
      <w:ins w:id="621" w:author="微软用户" w:date="2009-12-26T09:08:00Z">
        <w:r>
          <w:rPr>
            <w:rFonts w:hint="eastAsia"/>
            <w:sz w:val="10"/>
            <w:szCs w:val="10"/>
          </w:rPr>
          <w:t>①</w:t>
        </w:r>
      </w:ins>
      <w:ins w:id="622" w:author="微软用户" w:date="2009-12-26T09:08:00Z">
        <w:r>
          <w:rPr>
            <w:sz w:val="10"/>
            <w:szCs w:val="10"/>
          </w:rPr>
          <w:t>不同点</w:t>
        </w:r>
      </w:ins>
      <w:ins w:id="623" w:author="微软用户" w:date="2009-12-26T09:08:00Z">
        <w:r>
          <w:rPr>
            <w:rFonts w:hint="eastAsia"/>
            <w:sz w:val="10"/>
            <w:szCs w:val="10"/>
          </w:rPr>
          <w:t>：</w:t>
        </w:r>
      </w:ins>
      <w:ins w:id="624" w:author="微软用户" w:date="2009-12-26T09:08:00Z">
        <w:r>
          <w:rPr>
            <w:sz w:val="10"/>
            <w:szCs w:val="10"/>
          </w:rPr>
          <w:t>材料1反映的中苏关系是结盟关系，针对第三方</w:t>
        </w:r>
      </w:ins>
      <w:ins w:id="625" w:author="微软用户" w:date="2009-12-26T09:08:00Z">
        <w:r>
          <w:rPr>
            <w:rFonts w:hint="eastAsia"/>
            <w:sz w:val="10"/>
            <w:szCs w:val="10"/>
          </w:rPr>
          <w:t>；</w:t>
        </w:r>
      </w:ins>
      <w:ins w:id="626" w:author="微软用户" w:date="2009-12-26T09:08:00Z">
        <w:r>
          <w:rPr>
            <w:sz w:val="10"/>
            <w:szCs w:val="10"/>
          </w:rPr>
          <w:t>材料2反映的中俄关系是不结盟关系，不针对第三方。</w:t>
        </w:r>
      </w:ins>
      <w:ins w:id="627" w:author="微软用户" w:date="2009-12-26T09:08:00Z">
        <w:r>
          <w:rPr>
            <w:rFonts w:hint="eastAsia"/>
            <w:sz w:val="10"/>
            <w:szCs w:val="10"/>
            <w:highlight w:val="yellow"/>
          </w:rPr>
          <w:t>（2分）</w:t>
        </w:r>
      </w:ins>
    </w:p>
    <w:p>
      <w:pPr>
        <w:bidi w:val="0"/>
        <w:spacing w:line="240" w:lineRule="auto"/>
        <w:ind w:firstLine="150" w:firstLineChars="150"/>
        <w:rPr>
          <w:ins w:id="628" w:author="微软用户" w:date="2009-12-26T09:08:00Z"/>
          <w:rFonts w:hint="eastAsia"/>
          <w:sz w:val="10"/>
          <w:szCs w:val="10"/>
        </w:rPr>
      </w:pPr>
      <w:ins w:id="629" w:author="微软用户" w:date="2009-12-26T09:08:00Z">
        <w:r>
          <w:rPr>
            <w:sz w:val="10"/>
            <w:szCs w:val="10"/>
          </w:rPr>
          <w:t>原因：中国从维护自己国家的根本利益出发，根据国际形势与世界格局的变化来决定自己的政策。与苏联的结盟，和二战后两大阵营的对峙密切相关</w:t>
        </w:r>
      </w:ins>
      <w:ins w:id="630" w:author="微软用户" w:date="2009-12-26T09:08:00Z">
        <w:r>
          <w:rPr>
            <w:rFonts w:hint="eastAsia"/>
            <w:sz w:val="10"/>
            <w:szCs w:val="10"/>
          </w:rPr>
          <w:t>；</w:t>
        </w:r>
      </w:ins>
      <w:ins w:id="631" w:author="微软用户" w:date="2009-12-26T09:08:00Z">
        <w:r>
          <w:rPr>
            <w:sz w:val="10"/>
            <w:szCs w:val="10"/>
          </w:rPr>
          <w:t>与俄罗斯的不结盟、睦邻友好合作关系，则是多极化条件下，大国关系调整的反映</w:t>
        </w:r>
      </w:ins>
      <w:ins w:id="632" w:author="微软用户" w:date="2009-12-26T09:08:00Z">
        <w:r>
          <w:rPr>
            <w:rFonts w:hint="eastAsia"/>
            <w:sz w:val="10"/>
            <w:szCs w:val="10"/>
          </w:rPr>
          <w:t>。</w:t>
        </w:r>
      </w:ins>
      <w:ins w:id="633" w:author="微软用户" w:date="2009-12-26T09:08:00Z">
        <w:r>
          <w:rPr>
            <w:rFonts w:hint="eastAsia"/>
            <w:sz w:val="10"/>
            <w:szCs w:val="10"/>
            <w:highlight w:val="yellow"/>
          </w:rPr>
          <w:t>（3分）</w:t>
        </w:r>
      </w:ins>
    </w:p>
    <w:p>
      <w:pPr>
        <w:bidi w:val="0"/>
        <w:spacing w:line="240" w:lineRule="auto"/>
        <w:ind w:firstLine="150" w:firstLineChars="150"/>
        <w:rPr>
          <w:ins w:id="634" w:author="微软用户" w:date="2009-12-26T09:08:00Z"/>
          <w:rFonts w:hint="eastAsia"/>
          <w:sz w:val="10"/>
          <w:szCs w:val="10"/>
        </w:rPr>
      </w:pPr>
      <w:ins w:id="635" w:author="微软用户" w:date="2009-12-26T09:08:00Z">
        <w:r>
          <w:rPr>
            <w:rFonts w:hint="eastAsia"/>
            <w:sz w:val="10"/>
            <w:szCs w:val="10"/>
          </w:rPr>
          <w:t>②</w:t>
        </w:r>
      </w:ins>
      <w:ins w:id="636" w:author="微软用户" w:date="2009-12-26T09:08:00Z">
        <w:r>
          <w:rPr>
            <w:sz w:val="10"/>
            <w:szCs w:val="10"/>
          </w:rPr>
          <w:t>中国在安理会投票中的立场体现了中国外交坚持国家主权和领土完整不容侵犯、和平解决国际争端、反对干涉内政的原则</w:t>
        </w:r>
      </w:ins>
      <w:ins w:id="637" w:author="微软用户" w:date="2009-12-26T09:08:00Z">
        <w:r>
          <w:rPr>
            <w:rFonts w:hint="eastAsia"/>
            <w:sz w:val="10"/>
            <w:szCs w:val="10"/>
          </w:rPr>
          <w:t>；</w:t>
        </w:r>
      </w:ins>
      <w:ins w:id="638" w:author="微软用户" w:date="2009-12-26T09:08:00Z">
        <w:r>
          <w:rPr>
            <w:rFonts w:hint="eastAsia"/>
            <w:sz w:val="10"/>
            <w:szCs w:val="10"/>
            <w:highlight w:val="yellow"/>
          </w:rPr>
          <w:t>（3分）</w:t>
        </w:r>
      </w:ins>
      <w:ins w:id="639" w:author="微软用户" w:date="2009-12-26T09:08:00Z">
        <w:r>
          <w:rPr>
            <w:sz w:val="10"/>
            <w:szCs w:val="10"/>
          </w:rPr>
          <w:t>特别体现了坚持独立自主的根本原则，对于一切国际事务，都从中国人民和世界人民的根本利益出发，根据事情本身的是非曲直决定</w:t>
        </w:r>
      </w:ins>
      <w:ins w:id="640" w:author="微软用户" w:date="2009-12-26T09:08:00Z">
        <w:r>
          <w:rPr>
            <w:rFonts w:hint="eastAsia"/>
            <w:sz w:val="10"/>
            <w:szCs w:val="10"/>
          </w:rPr>
          <w:t>自己</w:t>
        </w:r>
      </w:ins>
      <w:ins w:id="641" w:author="微软用户" w:date="2009-12-26T09:08:00Z">
        <w:r>
          <w:rPr>
            <w:sz w:val="10"/>
            <w:szCs w:val="10"/>
          </w:rPr>
          <w:t>的立场。</w:t>
        </w:r>
      </w:ins>
      <w:ins w:id="642" w:author="微软用户" w:date="2009-12-26T09:08:00Z">
        <w:r>
          <w:rPr>
            <w:rFonts w:hint="eastAsia"/>
            <w:sz w:val="10"/>
            <w:szCs w:val="10"/>
            <w:highlight w:val="yellow"/>
          </w:rPr>
          <w:t>（2分）</w:t>
        </w:r>
      </w:ins>
    </w:p>
    <w:p>
      <w:pPr>
        <w:bidi w:val="0"/>
        <w:spacing w:line="240" w:lineRule="auto"/>
        <w:ind w:firstLine="150" w:firstLineChars="150"/>
        <w:rPr>
          <w:ins w:id="643" w:author="微软用户" w:date="2009-12-26T09:08:00Z"/>
          <w:sz w:val="10"/>
          <w:szCs w:val="10"/>
        </w:rPr>
      </w:pPr>
      <w:ins w:id="644" w:author="微软用户" w:date="2009-12-26T09:08:00Z">
        <w:r>
          <w:rPr>
            <w:rFonts w:hint="eastAsia"/>
            <w:sz w:val="10"/>
            <w:szCs w:val="10"/>
          </w:rPr>
          <w:t>③</w:t>
        </w:r>
      </w:ins>
      <w:ins w:id="645" w:author="微软用户" w:date="2009-12-26T09:08:00Z">
        <w:r>
          <w:rPr>
            <w:sz w:val="10"/>
            <w:szCs w:val="10"/>
          </w:rPr>
          <w:t>主权独立和领土完整是所有国家生存和发展的必要前提，也是国家间和平共处的必备条件。中国始终把维护国家主权和领土完整放在第一位，这既是维护国家的根本利益，也有利于维护地区稳定和世界和平。</w:t>
        </w:r>
      </w:ins>
      <w:ins w:id="646" w:author="微软用户" w:date="2009-12-26T09:08:00Z">
        <w:r>
          <w:rPr>
            <w:rFonts w:hint="eastAsia"/>
            <w:sz w:val="10"/>
            <w:szCs w:val="10"/>
            <w:highlight w:val="yellow"/>
          </w:rPr>
          <w:t>（3分）</w:t>
        </w:r>
      </w:ins>
      <w:ins w:id="647" w:author="微软用户" w:date="2009-12-26T09:08:00Z">
        <w:r>
          <w:rPr>
            <w:sz w:val="10"/>
            <w:szCs w:val="10"/>
          </w:rPr>
          <w:t>材料4的观点无视公认的国际法准则，把中国维护主权和领土完整视为对美国的</w:t>
        </w:r>
      </w:ins>
      <w:ins w:id="648" w:author="微软用户" w:date="2009-12-26T09:08:00Z">
        <w:r>
          <w:rPr>
            <w:rFonts w:hint="eastAsia"/>
            <w:sz w:val="10"/>
            <w:szCs w:val="10"/>
          </w:rPr>
          <w:t>“</w:t>
        </w:r>
      </w:ins>
      <w:ins w:id="649" w:author="微软用户" w:date="2009-12-26T09:08:00Z">
        <w:r>
          <w:rPr>
            <w:sz w:val="10"/>
            <w:szCs w:val="10"/>
          </w:rPr>
          <w:t>战略竞争</w:t>
        </w:r>
      </w:ins>
      <w:ins w:id="650" w:author="微软用户" w:date="2009-12-26T09:08:00Z">
        <w:r>
          <w:rPr>
            <w:rFonts w:hint="eastAsia"/>
            <w:sz w:val="10"/>
            <w:szCs w:val="10"/>
          </w:rPr>
          <w:t>”</w:t>
        </w:r>
      </w:ins>
      <w:ins w:id="651" w:author="微软用户" w:date="2009-12-26T09:08:00Z">
        <w:r>
          <w:rPr>
            <w:sz w:val="10"/>
            <w:szCs w:val="10"/>
          </w:rPr>
          <w:t>，实质上是要干涉中国内政，是强权政治的表现。</w:t>
        </w:r>
      </w:ins>
      <w:ins w:id="652" w:author="微软用户" w:date="2009-12-26T09:08:00Z">
        <w:r>
          <w:rPr>
            <w:rFonts w:hint="eastAsia"/>
            <w:sz w:val="10"/>
            <w:szCs w:val="10"/>
            <w:highlight w:val="yellow"/>
          </w:rPr>
          <w:t>（2分）</w:t>
        </w:r>
      </w:ins>
    </w:p>
    <w:p>
      <w:pPr>
        <w:bidi w:val="0"/>
        <w:spacing w:line="240" w:lineRule="auto"/>
        <w:rPr>
          <w:ins w:id="653" w:author="微软用户" w:date="2009-12-26T09:08:00Z"/>
          <w:rFonts w:hint="eastAsia"/>
          <w:sz w:val="10"/>
          <w:szCs w:val="10"/>
        </w:rPr>
      </w:pPr>
    </w:p>
    <w:p>
      <w:pPr>
        <w:bidi w:val="0"/>
        <w:spacing w:line="240" w:lineRule="auto"/>
        <w:rPr>
          <w:ins w:id="654" w:author="微软用户" w:date="2009-12-26T09:08:00Z"/>
          <w:rFonts w:hint="eastAsia"/>
          <w:b/>
          <w:sz w:val="10"/>
          <w:szCs w:val="10"/>
        </w:rPr>
      </w:pPr>
      <w:ins w:id="655" w:author="微软用户" w:date="2009-12-26T09:08:00Z">
        <w:r>
          <w:rPr>
            <w:rFonts w:hint="eastAsia"/>
            <w:b/>
            <w:sz w:val="10"/>
            <w:szCs w:val="10"/>
          </w:rPr>
          <w:t>三、判断题（</w:t>
        </w:r>
      </w:ins>
      <w:ins w:id="656" w:author="微软用户" w:date="2009-12-26T09:08:00Z">
        <w:r>
          <w:rPr>
            <w:rFonts w:hint="eastAsia"/>
            <w:b/>
            <w:sz w:val="10"/>
            <w:szCs w:val="10"/>
            <w:highlight w:val="yellow"/>
          </w:rPr>
          <w:t>全部正确</w:t>
        </w:r>
      </w:ins>
      <w:ins w:id="657" w:author="微软用户" w:date="2009-12-26T09:08:00Z">
        <w:r>
          <w:rPr>
            <w:rFonts w:hint="eastAsia"/>
            <w:b/>
            <w:sz w:val="10"/>
            <w:szCs w:val="10"/>
          </w:rPr>
          <w:t>）</w:t>
        </w:r>
      </w:ins>
    </w:p>
    <w:p>
      <w:pPr>
        <w:bidi w:val="0"/>
        <w:spacing w:line="240" w:lineRule="auto"/>
        <w:ind w:firstLine="150" w:firstLineChars="150"/>
        <w:rPr>
          <w:rFonts w:hint="eastAsia"/>
          <w:sz w:val="10"/>
          <w:szCs w:val="10"/>
        </w:rPr>
      </w:pPr>
      <w:r>
        <w:rPr>
          <w:rFonts w:hint="eastAsia"/>
          <w:sz w:val="10"/>
          <w:szCs w:val="10"/>
        </w:rPr>
        <w:t>1．中国工人阶级是近代以来我国社会发展特别是社会化大生产发展的产物，是中国先进生产力和先进生产关系的代表。</w:t>
      </w:r>
    </w:p>
    <w:p>
      <w:pPr>
        <w:bidi w:val="0"/>
        <w:spacing w:line="240" w:lineRule="auto"/>
        <w:ind w:firstLine="100" w:firstLineChars="100"/>
        <w:rPr>
          <w:sz w:val="10"/>
          <w:szCs w:val="10"/>
        </w:rPr>
      </w:pPr>
      <w:r>
        <w:rPr>
          <w:rFonts w:hint="eastAsia"/>
          <w:sz w:val="10"/>
          <w:szCs w:val="10"/>
        </w:rPr>
        <w:t>2．在全社会认真贯彻执行“尊重劳动、尊重知识、尊重人才、尊重创造”的方针，目的在于最广泛最充分地调动一切积极因素，使党获得取之不尽的力量源泉。</w:t>
      </w:r>
    </w:p>
    <w:p>
      <w:pPr>
        <w:bidi w:val="0"/>
        <w:spacing w:line="240" w:lineRule="auto"/>
        <w:ind w:firstLine="100" w:firstLineChars="100"/>
        <w:rPr>
          <w:rFonts w:hint="eastAsia"/>
          <w:sz w:val="10"/>
          <w:szCs w:val="10"/>
        </w:rPr>
      </w:pPr>
      <w:r>
        <w:rPr>
          <w:rFonts w:hint="eastAsia"/>
          <w:sz w:val="10"/>
          <w:szCs w:val="10"/>
        </w:rPr>
        <w:t>3．在新的历史时期，我们党领导的统一战线的实质，就是要在一个共同的目标之下，实现全国各民族、各党派、各阶层、各方面人民最广泛的团结。</w:t>
      </w:r>
    </w:p>
    <w:p>
      <w:pPr>
        <w:bidi w:val="0"/>
        <w:spacing w:line="240" w:lineRule="auto"/>
        <w:ind w:firstLine="100" w:firstLineChars="100"/>
        <w:rPr>
          <w:rFonts w:hint="eastAsia"/>
          <w:sz w:val="10"/>
          <w:szCs w:val="10"/>
        </w:rPr>
      </w:pPr>
      <w:r>
        <w:rPr>
          <w:rFonts w:hint="eastAsia"/>
          <w:sz w:val="10"/>
          <w:szCs w:val="10"/>
        </w:rPr>
        <w:t>4．正确认识我国社会存在的宗教问题，关键是要立足于我国的基本国情，充分认识宗教存在的长期性、宗教问题的群众性和特殊复杂性。</w:t>
      </w:r>
    </w:p>
    <w:p>
      <w:pPr>
        <w:bidi w:val="0"/>
        <w:spacing w:line="240" w:lineRule="auto"/>
        <w:ind w:firstLine="100" w:firstLineChars="100"/>
        <w:rPr>
          <w:rFonts w:hint="eastAsia"/>
          <w:sz w:val="10"/>
          <w:szCs w:val="10"/>
        </w:rPr>
      </w:pPr>
      <w:r>
        <w:rPr>
          <w:rFonts w:hint="eastAsia"/>
          <w:sz w:val="10"/>
          <w:szCs w:val="10"/>
        </w:rPr>
        <w:t>5．我国国防政策的基本目标是巩固国防，抵御外敌入侵，维护国家统一和安全。</w:t>
      </w:r>
    </w:p>
    <w:p>
      <w:pPr>
        <w:bidi w:val="0"/>
        <w:spacing w:line="240" w:lineRule="auto"/>
        <w:ind w:firstLine="100" w:firstLineChars="100"/>
        <w:rPr>
          <w:rFonts w:hint="eastAsia"/>
          <w:sz w:val="10"/>
          <w:szCs w:val="10"/>
        </w:rPr>
      </w:pPr>
      <w:r>
        <w:rPr>
          <w:rFonts w:hint="eastAsia"/>
          <w:sz w:val="10"/>
          <w:szCs w:val="10"/>
        </w:rPr>
        <w:t>6．社会主义时期处理民族问题的基本原则是：维护祖国统一，反对民族分裂，坚持民族平等、民族团结、各民族共同繁荣。</w:t>
      </w:r>
    </w:p>
    <w:p>
      <w:pPr>
        <w:bidi w:val="0"/>
        <w:spacing w:line="240" w:lineRule="auto"/>
        <w:ind w:firstLine="100" w:firstLineChars="100"/>
        <w:rPr>
          <w:rFonts w:hint="eastAsia"/>
          <w:sz w:val="10"/>
          <w:szCs w:val="10"/>
        </w:rPr>
      </w:pPr>
      <w:r>
        <w:rPr>
          <w:rFonts w:hint="eastAsia"/>
          <w:sz w:val="10"/>
          <w:szCs w:val="10"/>
        </w:rPr>
        <w:t>7．新时期我军建设的主要矛盾是现代化水平与打赢信息化条件下局部战争的要求还不相适应，军事能力与履行新世纪新阶段我军历史使命的要求还不相适应。</w:t>
      </w:r>
    </w:p>
    <w:p>
      <w:pPr>
        <w:bidi w:val="0"/>
        <w:spacing w:line="240" w:lineRule="auto"/>
        <w:ind w:firstLine="100" w:firstLineChars="100"/>
        <w:rPr>
          <w:rFonts w:hint="eastAsia" w:ascii="宋体" w:hAnsi="宋体"/>
          <w:sz w:val="10"/>
          <w:szCs w:val="10"/>
        </w:rPr>
      </w:pPr>
      <w:r>
        <w:rPr>
          <w:rFonts w:hint="eastAsia" w:ascii="宋体" w:hAnsi="宋体"/>
          <w:sz w:val="10"/>
          <w:szCs w:val="10"/>
        </w:rPr>
        <w:t>8.新的社会阶层是在改革开放以来社会变革中出现的，符合社会主义初级阶段社会生产力发展的要求。</w:t>
      </w:r>
    </w:p>
    <w:p>
      <w:pPr>
        <w:bidi w:val="0"/>
        <w:spacing w:line="240" w:lineRule="auto"/>
        <w:ind w:firstLine="100" w:firstLineChars="100"/>
        <w:rPr>
          <w:rFonts w:hint="eastAsia" w:ascii="宋体" w:hAnsi="宋体"/>
          <w:sz w:val="10"/>
          <w:szCs w:val="10"/>
        </w:rPr>
      </w:pPr>
      <w:r>
        <w:rPr>
          <w:rFonts w:hint="eastAsia" w:ascii="宋体" w:hAnsi="宋体"/>
          <w:sz w:val="10"/>
          <w:szCs w:val="10"/>
        </w:rPr>
        <w:t>9.加强国防和军队建设，在中国特色社会主义事业总体布局中占有重要地位。</w:t>
      </w:r>
    </w:p>
    <w:p>
      <w:pPr>
        <w:bidi w:val="0"/>
        <w:spacing w:line="240" w:lineRule="auto"/>
        <w:rPr>
          <w:rFonts w:hint="eastAsia"/>
          <w:b/>
          <w:sz w:val="10"/>
          <w:szCs w:val="10"/>
        </w:rPr>
      </w:pPr>
    </w:p>
    <w:p>
      <w:pPr>
        <w:bidi w:val="0"/>
        <w:spacing w:line="240" w:lineRule="auto"/>
        <w:rPr>
          <w:rFonts w:hint="eastAsia"/>
          <w:b/>
          <w:sz w:val="10"/>
          <w:szCs w:val="10"/>
        </w:rPr>
      </w:pPr>
      <w:r>
        <w:rPr>
          <w:rFonts w:hint="eastAsia"/>
          <w:b/>
          <w:sz w:val="10"/>
          <w:szCs w:val="10"/>
        </w:rPr>
        <w:t>四、简答题</w:t>
      </w:r>
      <w:del w:id="658" w:author="微软用户" w:date="2009-12-26T09:08:00Z">
        <w:r>
          <w:rPr>
            <w:rFonts w:hint="eastAsia"/>
            <w:b/>
            <w:sz w:val="10"/>
            <w:szCs w:val="10"/>
          </w:rPr>
          <w:delText xml:space="preserve"> </w:delText>
        </w:r>
      </w:del>
    </w:p>
    <w:p>
      <w:pPr>
        <w:bidi w:val="0"/>
        <w:spacing w:line="240" w:lineRule="auto"/>
        <w:ind w:firstLine="50" w:firstLineChars="50"/>
        <w:rPr>
          <w:rFonts w:hint="eastAsia"/>
          <w:sz w:val="10"/>
          <w:szCs w:val="10"/>
        </w:rPr>
      </w:pPr>
      <w:r>
        <w:rPr>
          <w:rFonts w:hint="eastAsia"/>
          <w:sz w:val="10"/>
          <w:szCs w:val="10"/>
        </w:rPr>
        <w:t>1．简述新时期爱国统一战线的主要内容。</w:t>
      </w:r>
    </w:p>
    <w:p>
      <w:pPr>
        <w:bidi w:val="0"/>
        <w:spacing w:line="240" w:lineRule="auto"/>
        <w:ind w:firstLine="151" w:firstLineChars="150"/>
        <w:rPr>
          <w:sz w:val="10"/>
          <w:szCs w:val="10"/>
        </w:rPr>
      </w:pPr>
      <w:r>
        <w:rPr>
          <w:rFonts w:hint="eastAsia"/>
          <w:b/>
          <w:sz w:val="10"/>
          <w:szCs w:val="10"/>
        </w:rPr>
        <w:t xml:space="preserve"> </w:t>
      </w:r>
    </w:p>
    <w:p>
      <w:pPr>
        <w:bidi w:val="0"/>
        <w:spacing w:line="240" w:lineRule="auto"/>
        <w:rPr>
          <w:rFonts w:hint="eastAsia"/>
          <w:b/>
          <w:sz w:val="10"/>
          <w:szCs w:val="10"/>
        </w:rPr>
      </w:pPr>
      <w:r>
        <w:rPr>
          <w:rFonts w:hint="eastAsia"/>
          <w:b/>
          <w:sz w:val="10"/>
          <w:szCs w:val="10"/>
        </w:rPr>
        <w:t>五、论述题（15分）</w:t>
      </w:r>
    </w:p>
    <w:p>
      <w:pPr>
        <w:bidi w:val="0"/>
        <w:spacing w:line="240" w:lineRule="auto"/>
        <w:rPr>
          <w:rFonts w:hint="eastAsia" w:ascii="宋体" w:hAnsi="宋体"/>
          <w:sz w:val="10"/>
          <w:szCs w:val="10"/>
        </w:rPr>
      </w:pPr>
      <w:r>
        <w:rPr>
          <w:rFonts w:hint="eastAsia" w:ascii="宋体" w:hAnsi="宋体"/>
          <w:sz w:val="10"/>
          <w:szCs w:val="10"/>
        </w:rPr>
        <w:t>1.在新的历史条件下，如何正确理解工人阶级是我们国家的领导阶级？</w:t>
      </w:r>
    </w:p>
    <w:p>
      <w:pPr>
        <w:bidi w:val="0"/>
        <w:spacing w:line="240" w:lineRule="auto"/>
        <w:ind w:firstLine="151" w:firstLineChars="150"/>
        <w:rPr>
          <w:ins w:id="659" w:author="微软用户" w:date="2009-12-26T09:08:00Z"/>
          <w:rFonts w:hint="eastAsia"/>
          <w:b/>
          <w:sz w:val="10"/>
          <w:szCs w:val="10"/>
        </w:rPr>
      </w:pPr>
      <w:ins w:id="660" w:author="微软用户" w:date="2009-12-26T09:08:00Z">
        <w:r>
          <w:rPr>
            <w:rFonts w:hint="eastAsia"/>
            <w:b/>
            <w:sz w:val="10"/>
            <w:szCs w:val="10"/>
            <w:highlight w:val="yellow"/>
          </w:rPr>
          <w:t>参考答案：</w:t>
        </w:r>
      </w:ins>
    </w:p>
    <w:p>
      <w:pPr>
        <w:bidi w:val="0"/>
        <w:spacing w:line="240" w:lineRule="auto"/>
        <w:ind w:firstLine="150" w:firstLineChars="150"/>
        <w:rPr>
          <w:ins w:id="661" w:author="微软用户" w:date="2009-12-26T09:08:00Z"/>
          <w:rFonts w:hint="eastAsia"/>
          <w:sz w:val="10"/>
          <w:szCs w:val="10"/>
        </w:rPr>
      </w:pPr>
      <w:ins w:id="662" w:author="微软用户" w:date="2009-12-26T09:08:00Z">
        <w:r>
          <w:rPr>
            <w:rFonts w:hint="eastAsia"/>
            <w:sz w:val="10"/>
            <w:szCs w:val="10"/>
          </w:rPr>
          <w:t>新时期的统一战线已经成为工人阶级领导的，以工农联盟为基础的，全体社会主义劳动者、社会主义事业的建设者、拥护社会主义的爱国者、拥护祖国统一的爱国者的最广泛联盟。</w:t>
        </w:r>
      </w:ins>
      <w:ins w:id="663" w:author="微软用户" w:date="2009-12-26T09:08:00Z">
        <w:r>
          <w:rPr>
            <w:rFonts w:hint="eastAsia"/>
            <w:sz w:val="10"/>
            <w:szCs w:val="10"/>
            <w:highlight w:val="yellow"/>
          </w:rPr>
          <w:t>（3分）</w:t>
        </w:r>
      </w:ins>
    </w:p>
    <w:p>
      <w:pPr>
        <w:bidi w:val="0"/>
        <w:spacing w:line="240" w:lineRule="auto"/>
        <w:ind w:firstLine="150" w:firstLineChars="150"/>
        <w:rPr>
          <w:ins w:id="664" w:author="微软用户" w:date="2009-12-26T09:08:00Z"/>
          <w:rFonts w:hint="eastAsia"/>
          <w:sz w:val="10"/>
          <w:szCs w:val="10"/>
        </w:rPr>
      </w:pPr>
      <w:ins w:id="665" w:author="微软用户" w:date="2009-12-26T09:08:00Z">
        <w:r>
          <w:rPr>
            <w:rFonts w:hint="eastAsia"/>
            <w:sz w:val="10"/>
            <w:szCs w:val="10"/>
          </w:rPr>
          <w:t>新时期的统一战线包括两个范围的联盟：一个是大陆范围内，以爱国主义和社会主义为政治基础的团结全体劳动者、建设者和爱国者的联盟，这是统一战线的主体和基础；</w:t>
        </w:r>
      </w:ins>
      <w:ins w:id="666" w:author="微软用户" w:date="2009-12-26T09:08:00Z">
        <w:r>
          <w:rPr>
            <w:rFonts w:hint="eastAsia"/>
            <w:sz w:val="10"/>
            <w:szCs w:val="10"/>
            <w:highlight w:val="yellow"/>
          </w:rPr>
          <w:t>（3分）</w:t>
        </w:r>
      </w:ins>
      <w:ins w:id="667" w:author="微软用户" w:date="2009-12-26T09:08:00Z">
        <w:r>
          <w:rPr>
            <w:rFonts w:hint="eastAsia"/>
            <w:sz w:val="10"/>
            <w:szCs w:val="10"/>
          </w:rPr>
          <w:t>一个是大陆范围以外的，以爱国和拥护祖国统一为政治基础的团结台湾同胞、港澳同胞和海外侨胞的联盟，这是统一战线的重要组成部分。这两个方面互相结合，互相促进，共同构成一个整体，体现了新时期统一战线空前的广泛性。</w:t>
        </w:r>
      </w:ins>
      <w:ins w:id="668" w:author="微软用户" w:date="2009-12-26T09:08:00Z">
        <w:r>
          <w:rPr>
            <w:rFonts w:hint="eastAsia"/>
            <w:sz w:val="10"/>
            <w:szCs w:val="10"/>
            <w:highlight w:val="yellow"/>
          </w:rPr>
          <w:t>（4分）</w:t>
        </w:r>
      </w:ins>
    </w:p>
    <w:p>
      <w:pPr>
        <w:bidi w:val="0"/>
        <w:spacing w:line="240" w:lineRule="auto"/>
        <w:rPr>
          <w:ins w:id="669" w:author="微软用户" w:date="2009-12-26T09:08:00Z"/>
          <w:rFonts w:hint="eastAsia"/>
          <w:b/>
          <w:sz w:val="10"/>
          <w:szCs w:val="10"/>
        </w:rPr>
      </w:pPr>
      <w:ins w:id="670" w:author="微软用户" w:date="2009-12-26T09:08:00Z">
        <w:r>
          <w:rPr>
            <w:rFonts w:hint="eastAsia"/>
            <w:b/>
            <w:sz w:val="10"/>
            <w:szCs w:val="10"/>
          </w:rPr>
          <w:t>三、判断题（</w:t>
        </w:r>
      </w:ins>
      <w:ins w:id="671" w:author="微软用户" w:date="2009-12-26T09:08:00Z">
        <w:r>
          <w:rPr>
            <w:rFonts w:hint="eastAsia"/>
            <w:b/>
            <w:color w:val="FF0000"/>
            <w:sz w:val="10"/>
            <w:szCs w:val="10"/>
          </w:rPr>
          <w:t>全部正确</w:t>
        </w:r>
      </w:ins>
      <w:ins w:id="672" w:author="微软用户" w:date="2009-12-26T09:08:00Z">
        <w:r>
          <w:rPr>
            <w:rFonts w:hint="eastAsia"/>
            <w:b/>
            <w:sz w:val="10"/>
            <w:szCs w:val="10"/>
          </w:rPr>
          <w:t>）</w:t>
        </w:r>
      </w:ins>
    </w:p>
    <w:p>
      <w:pPr>
        <w:bidi w:val="0"/>
        <w:spacing w:line="240" w:lineRule="auto"/>
        <w:ind w:firstLine="150" w:firstLineChars="150"/>
        <w:rPr>
          <w:rFonts w:hint="eastAsia"/>
          <w:sz w:val="10"/>
          <w:szCs w:val="10"/>
        </w:rPr>
      </w:pPr>
      <w:r>
        <w:rPr>
          <w:rFonts w:hint="eastAsia"/>
          <w:sz w:val="10"/>
          <w:szCs w:val="10"/>
        </w:rPr>
        <w:t>1．中国共产党的执政地位是在长期革命斗争中逐步形成的，是近现代中国历史发展的必然，是人民的选择。</w:t>
      </w:r>
    </w:p>
    <w:p>
      <w:pPr>
        <w:bidi w:val="0"/>
        <w:spacing w:line="240" w:lineRule="auto"/>
        <w:ind w:firstLine="150" w:firstLineChars="150"/>
        <w:rPr>
          <w:rFonts w:hint="eastAsia"/>
          <w:sz w:val="10"/>
          <w:szCs w:val="10"/>
        </w:rPr>
      </w:pPr>
      <w:r>
        <w:rPr>
          <w:rFonts w:hint="eastAsia"/>
          <w:sz w:val="10"/>
          <w:szCs w:val="10"/>
        </w:rPr>
        <w:t>2．要坚持党的领导，必须不断改善党的领导。</w:t>
      </w:r>
    </w:p>
    <w:p>
      <w:pPr>
        <w:bidi w:val="0"/>
        <w:spacing w:line="240" w:lineRule="auto"/>
        <w:ind w:firstLine="150" w:firstLineChars="150"/>
        <w:rPr>
          <w:rFonts w:hint="eastAsia"/>
          <w:sz w:val="10"/>
          <w:szCs w:val="10"/>
        </w:rPr>
      </w:pPr>
      <w:r>
        <w:rPr>
          <w:rFonts w:hint="eastAsia"/>
          <w:sz w:val="10"/>
          <w:szCs w:val="10"/>
        </w:rPr>
        <w:t>3．中国共产党的最大政治优势是密切联系群众，党执政后的最大危险是脱离群众。</w:t>
      </w:r>
    </w:p>
    <w:p>
      <w:pPr>
        <w:bidi w:val="0"/>
        <w:spacing w:line="240" w:lineRule="auto"/>
        <w:ind w:firstLine="150" w:firstLineChars="150"/>
        <w:rPr>
          <w:rFonts w:hint="eastAsia"/>
          <w:sz w:val="10"/>
          <w:szCs w:val="10"/>
        </w:rPr>
      </w:pPr>
      <w:r>
        <w:rPr>
          <w:rFonts w:hint="eastAsia"/>
          <w:sz w:val="10"/>
          <w:szCs w:val="10"/>
        </w:rPr>
        <w:t>4．始终保持同人民群众的血肉联系，是中国共产党战胜各种困难和风险、不断取得事业成功的根本保证。</w:t>
      </w:r>
    </w:p>
    <w:p>
      <w:pPr>
        <w:bidi w:val="0"/>
        <w:spacing w:line="240" w:lineRule="auto"/>
        <w:ind w:firstLine="150" w:firstLineChars="150"/>
        <w:rPr>
          <w:rFonts w:hint="eastAsia"/>
          <w:sz w:val="10"/>
          <w:szCs w:val="10"/>
        </w:rPr>
      </w:pPr>
      <w:r>
        <w:rPr>
          <w:rFonts w:hint="eastAsia"/>
          <w:sz w:val="10"/>
          <w:szCs w:val="10"/>
        </w:rPr>
        <w:t>5．新时期推进党的建设新的伟大工程的重点，是加强党的执政能力建设和先进性建设。</w:t>
      </w:r>
    </w:p>
    <w:p>
      <w:pPr>
        <w:bidi w:val="0"/>
        <w:spacing w:line="240" w:lineRule="auto"/>
        <w:ind w:firstLine="150" w:firstLineChars="150"/>
        <w:rPr>
          <w:rFonts w:hint="eastAsia"/>
          <w:sz w:val="10"/>
          <w:szCs w:val="10"/>
        </w:rPr>
      </w:pPr>
      <w:r>
        <w:rPr>
          <w:rFonts w:hint="eastAsia"/>
          <w:sz w:val="10"/>
          <w:szCs w:val="10"/>
        </w:rPr>
        <w:t>6．始终保持同人民群众的血肉联系，是中国共产党战胜各种困难和风险、不断取得事业成功的根本保证。</w:t>
      </w:r>
    </w:p>
    <w:p>
      <w:pPr>
        <w:bidi w:val="0"/>
        <w:spacing w:line="240" w:lineRule="auto"/>
        <w:ind w:firstLine="150" w:firstLineChars="150"/>
        <w:rPr>
          <w:rFonts w:hint="eastAsia"/>
          <w:sz w:val="10"/>
          <w:szCs w:val="10"/>
        </w:rPr>
      </w:pPr>
      <w:r>
        <w:rPr>
          <w:rFonts w:hint="eastAsia"/>
          <w:sz w:val="10"/>
          <w:szCs w:val="10"/>
        </w:rPr>
        <w:t>7．新中国成立前夕，毛泽东把执政比作“进京赶考”，强调必须向一切内行的人们学经济工作，从作风和本领两方面提出了党的执政能力问题。</w:t>
      </w:r>
    </w:p>
    <w:p>
      <w:pPr>
        <w:bidi w:val="0"/>
        <w:spacing w:line="240" w:lineRule="auto"/>
        <w:ind w:firstLine="150" w:firstLineChars="150"/>
        <w:rPr>
          <w:rFonts w:hint="eastAsia" w:ascii="宋体" w:hAnsi="宋体"/>
          <w:sz w:val="10"/>
          <w:szCs w:val="10"/>
        </w:rPr>
      </w:pPr>
      <w:r>
        <w:rPr>
          <w:rFonts w:hint="eastAsia" w:ascii="宋体" w:hAnsi="宋体"/>
          <w:sz w:val="10"/>
          <w:szCs w:val="10"/>
        </w:rPr>
        <w:t>8.中国共产党的性质和宗旨，决定了党同各种消极腐败现象是水火不相容的。</w:t>
      </w:r>
    </w:p>
    <w:p>
      <w:pPr>
        <w:bidi w:val="0"/>
        <w:spacing w:line="240" w:lineRule="auto"/>
        <w:ind w:firstLine="150" w:firstLineChars="150"/>
        <w:rPr>
          <w:rFonts w:hint="eastAsia" w:ascii="宋体" w:hAnsi="宋体"/>
          <w:sz w:val="10"/>
          <w:szCs w:val="10"/>
        </w:rPr>
      </w:pPr>
      <w:r>
        <w:rPr>
          <w:rFonts w:hint="eastAsia" w:ascii="宋体" w:hAnsi="宋体"/>
          <w:sz w:val="10"/>
          <w:szCs w:val="10"/>
        </w:rPr>
        <w:t>9．保持党的先进性，必须以改革创新精神推进党的建设，不断为党的肌体注入新活力。</w:t>
      </w:r>
    </w:p>
    <w:p>
      <w:pPr>
        <w:bidi w:val="0"/>
        <w:spacing w:line="240" w:lineRule="auto"/>
        <w:rPr>
          <w:rFonts w:hint="eastAsia"/>
          <w:sz w:val="10"/>
          <w:szCs w:val="10"/>
        </w:rPr>
      </w:pPr>
    </w:p>
    <w:p>
      <w:pPr>
        <w:bidi w:val="0"/>
        <w:spacing w:line="240" w:lineRule="auto"/>
        <w:rPr>
          <w:rFonts w:hint="eastAsia"/>
          <w:b/>
          <w:sz w:val="10"/>
          <w:szCs w:val="10"/>
        </w:rPr>
      </w:pPr>
      <w:r>
        <w:rPr>
          <w:rFonts w:hint="eastAsia"/>
          <w:b/>
          <w:sz w:val="10"/>
          <w:szCs w:val="10"/>
        </w:rPr>
        <w:t>四、简答题</w:t>
      </w:r>
      <w:del w:id="673" w:author="微软用户" w:date="2009-12-26T09:08:00Z">
        <w:r>
          <w:rPr>
            <w:rFonts w:hint="eastAsia"/>
            <w:b/>
            <w:sz w:val="10"/>
            <w:szCs w:val="10"/>
          </w:rPr>
          <w:delText xml:space="preserve"> </w:delText>
        </w:r>
      </w:del>
    </w:p>
    <w:p>
      <w:pPr>
        <w:bidi w:val="0"/>
        <w:spacing w:line="240" w:lineRule="auto"/>
        <w:rPr>
          <w:rFonts w:hint="eastAsia"/>
          <w:sz w:val="10"/>
          <w:szCs w:val="10"/>
        </w:rPr>
      </w:pPr>
      <w:r>
        <w:rPr>
          <w:rFonts w:hint="eastAsia"/>
          <w:sz w:val="10"/>
          <w:szCs w:val="10"/>
        </w:rPr>
        <w:t>1．如何理解党的领导是中国社会主义现代化建设的根本保证？</w:t>
      </w:r>
    </w:p>
    <w:p>
      <w:pPr>
        <w:bidi w:val="0"/>
        <w:spacing w:line="240" w:lineRule="auto"/>
        <w:rPr>
          <w:b/>
          <w:sz w:val="10"/>
          <w:szCs w:val="10"/>
        </w:rPr>
      </w:pPr>
      <w:r>
        <w:rPr>
          <w:rFonts w:hint="eastAsia"/>
          <w:b/>
          <w:sz w:val="10"/>
          <w:szCs w:val="10"/>
        </w:rPr>
        <w:t xml:space="preserve"> </w:t>
      </w:r>
    </w:p>
    <w:p>
      <w:pPr>
        <w:bidi w:val="0"/>
        <w:spacing w:line="240" w:lineRule="auto"/>
        <w:rPr>
          <w:rFonts w:hint="eastAsia"/>
          <w:b/>
          <w:sz w:val="10"/>
          <w:szCs w:val="10"/>
        </w:rPr>
      </w:pPr>
      <w:r>
        <w:rPr>
          <w:rFonts w:hint="eastAsia"/>
          <w:b/>
          <w:sz w:val="10"/>
          <w:szCs w:val="10"/>
        </w:rPr>
        <w:t>五、材料题（15分）</w:t>
      </w:r>
    </w:p>
    <w:p>
      <w:pPr>
        <w:bidi w:val="0"/>
        <w:spacing w:line="240" w:lineRule="auto"/>
        <w:ind w:firstLine="201" w:firstLineChars="200"/>
        <w:rPr>
          <w:rFonts w:hint="eastAsia" w:ascii="宋体" w:hAnsi="宋体"/>
          <w:b/>
          <w:color w:val="000000"/>
          <w:sz w:val="10"/>
          <w:szCs w:val="10"/>
        </w:rPr>
      </w:pPr>
      <w:r>
        <w:rPr>
          <w:rFonts w:hint="eastAsia" w:ascii="宋体" w:hAnsi="宋体"/>
          <w:b/>
          <w:color w:val="000000"/>
          <w:sz w:val="10"/>
          <w:szCs w:val="10"/>
        </w:rPr>
        <w:t>材料1</w:t>
      </w:r>
    </w:p>
    <w:p>
      <w:pPr>
        <w:bidi w:val="0"/>
        <w:spacing w:line="240" w:lineRule="auto"/>
        <w:ind w:firstLine="200" w:firstLineChars="200"/>
        <w:rPr>
          <w:rFonts w:hint="eastAsia" w:ascii="宋体" w:hAnsi="宋体"/>
          <w:color w:val="000000"/>
          <w:sz w:val="10"/>
          <w:szCs w:val="10"/>
        </w:rPr>
      </w:pPr>
      <w:r>
        <w:rPr>
          <w:rFonts w:ascii="宋体" w:hAnsi="宋体"/>
          <w:color w:val="000000"/>
          <w:sz w:val="10"/>
          <w:szCs w:val="10"/>
        </w:rPr>
        <w:t>苏联解体前不久，当时的苏联社会科学院曾经进行过一次问卷调查，被调查者认为苏共代表工人的占14％，认为苏共代表全体人民的占17％，认为苏共代表全体党员的也只占11％，而认为苏共代表党的官僚、代表干部、代表机关工作人员的竟占85％！也就是说，绝大多数苏联人民并不认为共产党是他们利益的代表！</w:t>
      </w:r>
    </w:p>
    <w:p>
      <w:pPr>
        <w:bidi w:val="0"/>
        <w:spacing w:line="240" w:lineRule="auto"/>
        <w:ind w:firstLine="200" w:firstLineChars="200"/>
        <w:rPr>
          <w:rFonts w:hint="eastAsia" w:ascii="宋体" w:hAnsi="宋体"/>
          <w:color w:val="000000"/>
          <w:sz w:val="10"/>
          <w:szCs w:val="10"/>
        </w:rPr>
      </w:pPr>
      <w:r>
        <w:rPr>
          <w:rFonts w:hint="eastAsia" w:ascii="宋体" w:hAnsi="宋体"/>
          <w:color w:val="000000"/>
          <w:sz w:val="10"/>
          <w:szCs w:val="10"/>
        </w:rPr>
        <w:t>实际上苏共已经不再是人们心目中自己的党了，在老百姓心中苏联这个国家的观念也逐渐淡薄下来，他们对自己土地上的社会主义制度的看法也发生了变化。</w:t>
      </w:r>
    </w:p>
    <w:p>
      <w:pPr>
        <w:bidi w:val="0"/>
        <w:spacing w:line="240" w:lineRule="auto"/>
        <w:ind w:firstLine="200" w:firstLineChars="200"/>
        <w:rPr>
          <w:rFonts w:hint="eastAsia" w:ascii="宋体" w:hAnsi="宋体"/>
          <w:sz w:val="10"/>
          <w:szCs w:val="10"/>
        </w:rPr>
      </w:pPr>
      <w:r>
        <w:rPr>
          <w:rFonts w:ascii="宋体" w:hAnsi="宋体"/>
          <w:sz w:val="10"/>
          <w:szCs w:val="10"/>
        </w:rPr>
        <w:t>——《苏共亡党十年祭》</w:t>
      </w:r>
      <w:r>
        <w:rPr>
          <w:rFonts w:hint="eastAsia" w:ascii="宋体" w:hAnsi="宋体"/>
          <w:sz w:val="10"/>
          <w:szCs w:val="10"/>
        </w:rPr>
        <w:t>江西高校出版社2002年版</w:t>
      </w:r>
    </w:p>
    <w:p>
      <w:pPr>
        <w:bidi w:val="0"/>
        <w:spacing w:line="240" w:lineRule="auto"/>
        <w:ind w:firstLine="201" w:firstLineChars="200"/>
        <w:rPr>
          <w:rFonts w:hint="eastAsia" w:ascii="宋体" w:hAnsi="宋体"/>
          <w:b/>
          <w:sz w:val="10"/>
          <w:szCs w:val="10"/>
        </w:rPr>
      </w:pPr>
      <w:r>
        <w:rPr>
          <w:rFonts w:hint="eastAsia" w:ascii="宋体" w:hAnsi="宋体"/>
          <w:b/>
          <w:sz w:val="10"/>
          <w:szCs w:val="10"/>
        </w:rPr>
        <w:t>材料2</w:t>
      </w:r>
    </w:p>
    <w:p>
      <w:pPr>
        <w:bidi w:val="0"/>
        <w:spacing w:line="240" w:lineRule="auto"/>
        <w:ind w:firstLine="200" w:firstLineChars="200"/>
        <w:rPr>
          <w:rFonts w:hint="eastAsia" w:ascii="宋体" w:hAnsi="宋体"/>
          <w:sz w:val="10"/>
          <w:szCs w:val="10"/>
        </w:rPr>
      </w:pPr>
      <w:r>
        <w:rPr>
          <w:rFonts w:ascii="宋体" w:hAnsi="宋体" w:cs="Arial"/>
          <w:sz w:val="10"/>
          <w:szCs w:val="10"/>
        </w:rPr>
        <w:t>国民党军队的统帅杜聿明将军对</w:t>
      </w:r>
      <w:r>
        <w:rPr>
          <w:rFonts w:hint="eastAsia" w:ascii="宋体" w:hAnsi="宋体" w:cs="Arial"/>
          <w:sz w:val="10"/>
          <w:szCs w:val="10"/>
        </w:rPr>
        <w:t>淮海战役中</w:t>
      </w:r>
      <w:r>
        <w:rPr>
          <w:rFonts w:ascii="宋体" w:hAnsi="宋体" w:cs="Arial"/>
          <w:sz w:val="10"/>
          <w:szCs w:val="10"/>
        </w:rPr>
        <w:t>自己</w:t>
      </w:r>
      <w:r>
        <w:rPr>
          <w:rFonts w:ascii="宋体" w:hAnsi="宋体" w:cs="Arial"/>
          <w:color w:val="000000"/>
          <w:sz w:val="10"/>
          <w:szCs w:val="10"/>
        </w:rPr>
        <w:t>的80万大军是被还不如自己的60万共产党军队打败的这个说法一直不服气。因为当自己的部队陷入重围,弹尽粮绝,只能靠几架飞机空投给养时,却有200多万民工和民兵,日夜兼程源源不断地把弹药和粮食送到解放军</w:t>
      </w:r>
      <w:r>
        <w:rPr>
          <w:rFonts w:hint="eastAsia" w:ascii="宋体" w:hAnsi="宋体"/>
          <w:sz w:val="10"/>
          <w:szCs w:val="10"/>
        </w:rPr>
        <w:t>阵地前，把伤员撤下火线。因此，他被特赦释放后会见蒙哥马利元帅时，仍然坚持说打败自己的“共军”是</w:t>
      </w:r>
      <w:r>
        <w:rPr>
          <w:rFonts w:ascii="宋体" w:hAnsi="宋体"/>
          <w:sz w:val="10"/>
          <w:szCs w:val="10"/>
        </w:rPr>
        <w:t>200</w:t>
      </w:r>
      <w:r>
        <w:rPr>
          <w:rFonts w:hint="eastAsia" w:ascii="宋体" w:hAnsi="宋体"/>
          <w:sz w:val="10"/>
          <w:szCs w:val="10"/>
        </w:rPr>
        <w:t>多万，他认为那支世界上最大的后援队伍不能不计算在内，况且，共产党的军队和老百姓本来就分不开。</w:t>
      </w:r>
    </w:p>
    <w:p>
      <w:pPr>
        <w:bidi w:val="0"/>
        <w:spacing w:line="240" w:lineRule="auto"/>
        <w:ind w:firstLine="200" w:firstLineChars="200"/>
        <w:rPr>
          <w:rFonts w:hint="eastAsia" w:ascii="宋体" w:hAnsi="宋体"/>
          <w:sz w:val="10"/>
          <w:szCs w:val="10"/>
        </w:rPr>
      </w:pPr>
      <w:r>
        <w:rPr>
          <w:rFonts w:ascii="宋体" w:hAnsi="宋体"/>
          <w:sz w:val="10"/>
          <w:szCs w:val="10"/>
        </w:rPr>
        <w:t>——《苏共亡党十年祭》</w:t>
      </w:r>
      <w:r>
        <w:rPr>
          <w:rFonts w:hint="eastAsia" w:ascii="宋体" w:hAnsi="宋体"/>
          <w:sz w:val="10"/>
          <w:szCs w:val="10"/>
        </w:rPr>
        <w:t>江西高校出版社2002年版</w:t>
      </w:r>
    </w:p>
    <w:p>
      <w:pPr>
        <w:bidi w:val="0"/>
        <w:spacing w:line="240" w:lineRule="auto"/>
        <w:rPr>
          <w:rFonts w:hint="eastAsia" w:ascii="宋体" w:hAnsi="宋体"/>
          <w:b/>
          <w:sz w:val="10"/>
          <w:szCs w:val="10"/>
        </w:rPr>
      </w:pPr>
    </w:p>
    <w:p>
      <w:pPr>
        <w:bidi w:val="0"/>
        <w:spacing w:line="240" w:lineRule="auto"/>
        <w:ind w:firstLine="197" w:firstLineChars="196"/>
        <w:rPr>
          <w:rFonts w:hint="eastAsia" w:ascii="宋体" w:hAnsi="宋体"/>
          <w:b/>
          <w:sz w:val="10"/>
          <w:szCs w:val="10"/>
        </w:rPr>
      </w:pPr>
      <w:r>
        <w:rPr>
          <w:rFonts w:hint="eastAsia" w:ascii="宋体" w:hAnsi="宋体"/>
          <w:b/>
          <w:sz w:val="10"/>
          <w:szCs w:val="10"/>
        </w:rPr>
        <w:t>根据材料回答：</w:t>
      </w:r>
    </w:p>
    <w:p>
      <w:pPr>
        <w:numPr>
          <w:ilvl w:val="0"/>
          <w:numId w:val="1"/>
        </w:numPr>
        <w:tabs>
          <w:tab w:val="left" w:pos="0"/>
          <w:tab w:val="clear" w:pos="900"/>
        </w:tabs>
        <w:bidi w:val="0"/>
        <w:spacing w:line="240" w:lineRule="auto"/>
        <w:ind w:left="0" w:firstLine="0"/>
        <w:rPr>
          <w:rFonts w:hint="eastAsia" w:ascii="宋体" w:hAnsi="宋体"/>
          <w:sz w:val="10"/>
          <w:szCs w:val="10"/>
        </w:rPr>
      </w:pPr>
      <w:r>
        <w:rPr>
          <w:rFonts w:hint="eastAsia" w:ascii="宋体" w:hAnsi="宋体"/>
          <w:sz w:val="10"/>
          <w:szCs w:val="10"/>
        </w:rPr>
        <w:t>材料1、2说明了什么？</w:t>
      </w:r>
    </w:p>
    <w:p>
      <w:pPr>
        <w:numPr>
          <w:ilvl w:val="0"/>
          <w:numId w:val="1"/>
        </w:numPr>
        <w:tabs>
          <w:tab w:val="left" w:pos="180"/>
          <w:tab w:val="clear" w:pos="900"/>
        </w:tabs>
        <w:bidi w:val="0"/>
        <w:spacing w:line="240" w:lineRule="auto"/>
        <w:ind w:left="204" w:hanging="85" w:hangingChars="85"/>
        <w:rPr>
          <w:rFonts w:hint="eastAsia" w:ascii="宋体" w:hAnsi="宋体"/>
          <w:sz w:val="10"/>
          <w:szCs w:val="10"/>
        </w:rPr>
      </w:pPr>
      <w:r>
        <w:rPr>
          <w:rFonts w:hint="eastAsia" w:ascii="宋体" w:hAnsi="宋体"/>
          <w:sz w:val="10"/>
          <w:szCs w:val="10"/>
        </w:rPr>
        <w:t xml:space="preserve">能否保持同人民群众的血肉联系，直接关系到党的生死存亡，如何从生死存亡的高度     </w:t>
      </w:r>
    </w:p>
    <w:p>
      <w:pPr>
        <w:bidi w:val="0"/>
        <w:spacing w:line="240" w:lineRule="auto"/>
        <w:ind w:firstLine="200" w:firstLineChars="200"/>
        <w:rPr>
          <w:rFonts w:hint="eastAsia" w:ascii="宋体" w:hAnsi="宋体"/>
          <w:sz w:val="10"/>
          <w:szCs w:val="10"/>
        </w:rPr>
      </w:pPr>
      <w:r>
        <w:rPr>
          <w:rFonts w:hint="eastAsia" w:ascii="宋体" w:hAnsi="宋体"/>
          <w:sz w:val="10"/>
          <w:szCs w:val="10"/>
        </w:rPr>
        <w:t>认识保持同人民群众血肉联系的重要性。</w:t>
      </w:r>
    </w:p>
    <w:p>
      <w:pPr>
        <w:numPr>
          <w:ilvl w:val="0"/>
          <w:numId w:val="1"/>
        </w:numPr>
        <w:tabs>
          <w:tab w:val="left" w:pos="0"/>
          <w:tab w:val="clear" w:pos="900"/>
        </w:tabs>
        <w:bidi w:val="0"/>
        <w:spacing w:line="240" w:lineRule="auto"/>
        <w:ind w:left="0" w:firstLine="0"/>
        <w:rPr>
          <w:rFonts w:hint="eastAsia"/>
          <w:sz w:val="10"/>
          <w:szCs w:val="10"/>
        </w:rPr>
      </w:pPr>
      <w:r>
        <w:rPr>
          <w:rFonts w:hint="eastAsia" w:ascii="宋体" w:hAnsi="宋体"/>
          <w:sz w:val="10"/>
          <w:szCs w:val="10"/>
        </w:rPr>
        <w:t>怎样才能保持党同人民群众的血肉联系</w:t>
      </w:r>
    </w:p>
    <w:p>
      <w:pPr>
        <w:bidi w:val="0"/>
        <w:spacing w:line="240" w:lineRule="auto"/>
        <w:rPr>
          <w:rFonts w:hint="eastAsia"/>
          <w:sz w:val="10"/>
          <w:szCs w:val="10"/>
        </w:rPr>
      </w:pPr>
    </w:p>
    <w:p>
      <w:pPr>
        <w:bidi w:val="0"/>
        <w:spacing w:line="240" w:lineRule="auto"/>
        <w:ind w:firstLine="151" w:firstLineChars="150"/>
        <w:rPr>
          <w:ins w:id="674" w:author="微软用户" w:date="2009-12-26T09:08:00Z"/>
          <w:rFonts w:hint="eastAsia"/>
          <w:b/>
          <w:sz w:val="10"/>
          <w:szCs w:val="10"/>
        </w:rPr>
      </w:pPr>
      <w:ins w:id="675" w:author="微软用户" w:date="2009-12-26T09:08:00Z">
        <w:r>
          <w:rPr>
            <w:rFonts w:hint="eastAsia"/>
            <w:b/>
            <w:sz w:val="10"/>
            <w:szCs w:val="10"/>
            <w:highlight w:val="yellow"/>
          </w:rPr>
          <w:t>参考答案：</w:t>
        </w:r>
      </w:ins>
    </w:p>
    <w:p>
      <w:pPr>
        <w:bidi w:val="0"/>
        <w:spacing w:line="240" w:lineRule="auto"/>
        <w:ind w:firstLine="150" w:firstLineChars="150"/>
        <w:rPr>
          <w:ins w:id="676" w:author="微软用户" w:date="2009-12-26T09:08:00Z"/>
          <w:sz w:val="10"/>
          <w:szCs w:val="10"/>
        </w:rPr>
      </w:pPr>
      <w:ins w:id="677" w:author="微软用户" w:date="2009-12-26T09:08:00Z">
        <w:r>
          <w:rPr>
            <w:rFonts w:hint="eastAsia"/>
            <w:sz w:val="10"/>
            <w:szCs w:val="10"/>
          </w:rPr>
          <w:t>新的历史条件下，广大人民的根本利益，从根本上说，就是要解放和发展生产力，实现国家的繁荣富强和人民的共同富裕，实现中华民族的伟大复兴。在中国能够团结和带领全国各族人民实现这个宏伟目标的政治力量，只有中国共产党。</w:t>
        </w:r>
      </w:ins>
      <w:ins w:id="678" w:author="微软用户" w:date="2009-12-26T09:08:00Z">
        <w:r>
          <w:rPr>
            <w:rFonts w:hint="eastAsia"/>
            <w:sz w:val="10"/>
            <w:szCs w:val="10"/>
            <w:highlight w:val="yellow"/>
          </w:rPr>
          <w:t>（2分）</w:t>
        </w:r>
      </w:ins>
    </w:p>
    <w:p>
      <w:pPr>
        <w:bidi w:val="0"/>
        <w:spacing w:line="240" w:lineRule="auto"/>
        <w:ind w:firstLine="150" w:firstLineChars="150"/>
        <w:rPr>
          <w:ins w:id="679" w:author="微软用户" w:date="2009-12-26T09:08:00Z"/>
          <w:rFonts w:hint="eastAsia"/>
          <w:sz w:val="10"/>
          <w:szCs w:val="10"/>
        </w:rPr>
      </w:pPr>
      <w:ins w:id="680" w:author="微软用户" w:date="2009-12-26T09:08:00Z">
        <w:r>
          <w:rPr>
            <w:rFonts w:hint="eastAsia"/>
            <w:sz w:val="10"/>
            <w:szCs w:val="10"/>
          </w:rPr>
          <w:t>第一，坚持中国现代化建设的正确方向，需要中国共产党的领导。</w:t>
        </w:r>
      </w:ins>
      <w:ins w:id="681" w:author="微软用户" w:date="2009-12-26T09:08:00Z">
        <w:r>
          <w:rPr>
            <w:rFonts w:hint="eastAsia"/>
            <w:sz w:val="10"/>
            <w:szCs w:val="10"/>
            <w:highlight w:val="yellow"/>
          </w:rPr>
          <w:t>（2分）</w:t>
        </w:r>
      </w:ins>
      <w:ins w:id="682" w:author="微软用户" w:date="2009-12-26T09:08:00Z">
        <w:r>
          <w:rPr>
            <w:rFonts w:hint="eastAsia"/>
            <w:sz w:val="10"/>
            <w:szCs w:val="10"/>
          </w:rPr>
          <w:t>第二，维护国家统一、社会和谐稳定，需要中国共产党的领导。</w:t>
        </w:r>
      </w:ins>
      <w:ins w:id="683" w:author="微软用户" w:date="2009-12-26T09:08:00Z">
        <w:r>
          <w:rPr>
            <w:rFonts w:hint="eastAsia"/>
            <w:sz w:val="10"/>
            <w:szCs w:val="10"/>
            <w:highlight w:val="yellow"/>
          </w:rPr>
          <w:t>（2分）</w:t>
        </w:r>
      </w:ins>
      <w:ins w:id="684" w:author="微软用户" w:date="2009-12-26T09:08:00Z">
        <w:r>
          <w:rPr>
            <w:rFonts w:hint="eastAsia"/>
            <w:sz w:val="10"/>
            <w:szCs w:val="10"/>
          </w:rPr>
          <w:t>第三，正确处理各种复杂的社会矛盾，把亿万人民团结凝聚起来，共同建设美好未来，需要中国共产党的领导。</w:t>
        </w:r>
      </w:ins>
      <w:ins w:id="685" w:author="微软用户" w:date="2009-12-26T09:08:00Z">
        <w:r>
          <w:rPr>
            <w:rFonts w:hint="eastAsia"/>
            <w:sz w:val="10"/>
            <w:szCs w:val="10"/>
            <w:highlight w:val="yellow"/>
          </w:rPr>
          <w:t>（2分）</w:t>
        </w:r>
      </w:ins>
      <w:ins w:id="686" w:author="微软用户" w:date="2009-12-26T09:08:00Z">
        <w:r>
          <w:rPr>
            <w:rFonts w:hint="eastAsia"/>
            <w:sz w:val="10"/>
            <w:szCs w:val="10"/>
          </w:rPr>
          <w:t>第四，应对复杂的国际环境的挑战，需要中国共产党的领导。</w:t>
        </w:r>
      </w:ins>
      <w:ins w:id="687" w:author="微软用户" w:date="2009-12-26T09:08:00Z">
        <w:r>
          <w:rPr>
            <w:rFonts w:hint="eastAsia"/>
            <w:sz w:val="10"/>
            <w:szCs w:val="10"/>
            <w:highlight w:val="yellow"/>
          </w:rPr>
          <w:t>（2分）</w:t>
        </w:r>
      </w:ins>
    </w:p>
    <w:p>
      <w:pPr>
        <w:bidi w:val="0"/>
        <w:spacing w:line="240" w:lineRule="auto"/>
        <w:rPr>
          <w:ins w:id="688" w:author="微软用户" w:date="2009-12-26T09:08:00Z"/>
          <w:rFonts w:hint="eastAsia"/>
          <w:sz w:val="10"/>
          <w:szCs w:val="10"/>
        </w:rPr>
      </w:pPr>
      <w:ins w:id="689" w:author="微软用户" w:date="2009-12-26T09:08:00Z">
        <w:r>
          <w:rPr>
            <w:rFonts w:hint="eastAsia"/>
            <w:sz w:val="10"/>
            <w:szCs w:val="10"/>
          </w:rPr>
          <w:t xml:space="preserve"> </w:t>
        </w:r>
      </w:ins>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decimal"/>
      <w:lvlText w:val="%1．"/>
      <w:lvlJc w:val="left"/>
      <w:pPr>
        <w:tabs>
          <w:tab w:val="left" w:pos="900"/>
        </w:tabs>
        <w:ind w:left="90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微软用户">
    <w15:presenceInfo w15:providerId="None" w15:userId="微软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xMjBkM2Q4NjA2M2MxMTkyZmFlODVkOTVmMDc0OWUifQ=="/>
  </w:docVars>
  <w:rsids>
    <w:rsidRoot w:val="3B6D3AEC"/>
    <w:rsid w:val="39DA2245"/>
    <w:rsid w:val="3B6D3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w w:val="95"/>
      <w:kern w:val="30"/>
      <w:sz w:val="30"/>
      <w:szCs w:val="21"/>
    </w:rPr>
  </w:style>
  <w:style w:type="character" w:customStyle="1" w:styleId="5">
    <w:name w:val="t1"/>
    <w:basedOn w:val="4"/>
    <w:uiPriority w:val="0"/>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21060</Words>
  <Characters>21444</Characters>
  <Lines>0</Lines>
  <Paragraphs>0</Paragraphs>
  <TotalTime>1</TotalTime>
  <ScaleCrop>false</ScaleCrop>
  <LinksUpToDate>false</LinksUpToDate>
  <CharactersWithSpaces>21931</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2023-11-06T04:42:00Z</dcterms:created>
  <dc:creator>least sir</dc:creator>
  <cp:lastModifiedBy>least sir</cp:lastModifiedBy>
  <dcterms:modified xsi:type="dcterms:W3CDTF">2023-11-06T04:46:04Z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73589AAFAD79410AA4097F1AA502E06F</vt:lpwstr>
  </property>
</Properties>
</file>